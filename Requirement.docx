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C4B" w:rsidRDefault="00310C4B">
      <w:pPr>
        <w:pStyle w:val="line"/>
      </w:pPr>
    </w:p>
    <w:p w:rsidR="00310C4B" w:rsidRDefault="00310C4B">
      <w:pPr>
        <w:pStyle w:val="Title"/>
      </w:pPr>
      <w:r>
        <w:t>Software Requirements Specification</w:t>
      </w:r>
    </w:p>
    <w:p w:rsidR="00310C4B" w:rsidRDefault="00310C4B">
      <w:pPr>
        <w:pStyle w:val="Title"/>
        <w:spacing w:before="0" w:after="400"/>
        <w:rPr>
          <w:sz w:val="40"/>
        </w:rPr>
      </w:pPr>
      <w:r>
        <w:rPr>
          <w:sz w:val="40"/>
        </w:rPr>
        <w:t>for</w:t>
      </w:r>
    </w:p>
    <w:p w:rsidR="00310C4B" w:rsidRDefault="005703CA">
      <w:pPr>
        <w:pStyle w:val="Title"/>
      </w:pPr>
      <w:r w:rsidRPr="005703CA">
        <w:t>Online phone shopping system</w:t>
      </w:r>
    </w:p>
    <w:p w:rsidR="00310C4B" w:rsidRDefault="00310C4B">
      <w:pPr>
        <w:pStyle w:val="ByLine"/>
      </w:pPr>
      <w:r>
        <w:t>Version 1.0 approved</w:t>
      </w:r>
    </w:p>
    <w:p w:rsidR="00310C4B" w:rsidRDefault="00310C4B">
      <w:pPr>
        <w:pStyle w:val="ByLine"/>
      </w:pPr>
      <w:r>
        <w:t xml:space="preserve">Prepared by </w:t>
      </w:r>
      <w:r w:rsidR="00794B7C">
        <w:t>NGUYEN DUC THIEN</w:t>
      </w:r>
    </w:p>
    <w:p w:rsidR="00310C4B" w:rsidRDefault="00794B7C">
      <w:pPr>
        <w:pStyle w:val="ByLine"/>
      </w:pPr>
      <w:r>
        <w:t>SE1209</w:t>
      </w:r>
    </w:p>
    <w:p w:rsidR="00310C4B" w:rsidRDefault="00794B7C">
      <w:pPr>
        <w:pStyle w:val="ByLine"/>
      </w:pPr>
      <w:r>
        <w:t>21/02/2019</w:t>
      </w:r>
    </w:p>
    <w:p w:rsidR="00310C4B" w:rsidRPr="00F33D2A" w:rsidRDefault="00310C4B">
      <w:pPr>
        <w:pStyle w:val="ChangeHistoryTitle"/>
        <w:sectPr w:rsidR="00310C4B" w:rsidRPr="00F33D2A">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pgNumType w:fmt="lowerRoman" w:start="1"/>
          <w:cols w:space="720"/>
        </w:sectPr>
      </w:pPr>
    </w:p>
    <w:p w:rsidR="00310C4B" w:rsidRPr="005F23D7" w:rsidRDefault="00310C4B">
      <w:pPr>
        <w:pStyle w:val="TOCEntry"/>
      </w:pPr>
      <w:bookmarkStart w:id="0" w:name="_Toc344877432"/>
      <w:bookmarkStart w:id="1" w:name="_Toc344879822"/>
      <w:bookmarkStart w:id="2" w:name="_Toc346508722"/>
      <w:bookmarkStart w:id="3" w:name="_Toc346508952"/>
      <w:bookmarkStart w:id="4" w:name="_Toc346509227"/>
      <w:bookmarkStart w:id="5" w:name="_Toc352609379"/>
      <w:bookmarkEnd w:id="0"/>
      <w:bookmarkEnd w:id="1"/>
      <w:bookmarkEnd w:id="2"/>
      <w:bookmarkEnd w:id="3"/>
      <w:bookmarkEnd w:id="4"/>
      <w:r w:rsidRPr="005F23D7">
        <w:lastRenderedPageBreak/>
        <w:t>Table of Contents</w:t>
      </w:r>
      <w:bookmarkEnd w:id="5"/>
    </w:p>
    <w:p w:rsidR="0026483C" w:rsidRPr="005F23D7" w:rsidRDefault="004F30EB">
      <w:pPr>
        <w:pStyle w:val="TOC1"/>
        <w:rPr>
          <w:rFonts w:asciiTheme="minorHAnsi" w:eastAsiaTheme="minorEastAsia" w:hAnsiTheme="minorHAnsi" w:cstheme="minorBidi"/>
          <w:b w:val="0"/>
          <w:sz w:val="22"/>
          <w:szCs w:val="22"/>
        </w:rPr>
      </w:pPr>
      <w:r>
        <w:fldChar w:fldCharType="begin"/>
      </w:r>
      <w:r w:rsidR="00310C4B">
        <w:instrText xml:space="preserve"> TOC \o "1-3" \t "TOCentry,1" </w:instrText>
      </w:r>
      <w:r>
        <w:fldChar w:fldCharType="separate"/>
      </w:r>
      <w:r w:rsidR="0026483C" w:rsidRPr="005F23D7">
        <w:t>Table of Contents</w:t>
      </w:r>
      <w:r w:rsidR="0026483C" w:rsidRPr="005F23D7">
        <w:tab/>
      </w:r>
      <w:r w:rsidRPr="005F23D7">
        <w:fldChar w:fldCharType="begin"/>
      </w:r>
      <w:r w:rsidR="0026483C" w:rsidRPr="005F23D7">
        <w:instrText xml:space="preserve"> PAGEREF _Toc352609379 \h </w:instrText>
      </w:r>
      <w:r w:rsidRPr="005F23D7">
        <w:fldChar w:fldCharType="separate"/>
      </w:r>
      <w:r w:rsidR="00F33D2A" w:rsidRPr="005F23D7">
        <w:t>ii</w:t>
      </w:r>
      <w:r w:rsidRPr="005F23D7">
        <w:fldChar w:fldCharType="end"/>
      </w:r>
    </w:p>
    <w:p w:rsidR="0026483C" w:rsidRPr="005F23D7" w:rsidRDefault="0026483C">
      <w:pPr>
        <w:pStyle w:val="TOC1"/>
        <w:rPr>
          <w:rFonts w:asciiTheme="minorHAnsi" w:eastAsiaTheme="minorEastAsia" w:hAnsiTheme="minorHAnsi" w:cstheme="minorBidi"/>
          <w:b w:val="0"/>
          <w:sz w:val="22"/>
          <w:szCs w:val="22"/>
        </w:rPr>
      </w:pPr>
      <w:r w:rsidRPr="005F23D7">
        <w:t>Revision History</w:t>
      </w:r>
      <w:r w:rsidRPr="005F23D7">
        <w:tab/>
      </w:r>
      <w:r w:rsidR="004F30EB" w:rsidRPr="005F23D7">
        <w:fldChar w:fldCharType="begin"/>
      </w:r>
      <w:r w:rsidRPr="005F23D7">
        <w:instrText xml:space="preserve"> PAGEREF _Toc352609380 \h </w:instrText>
      </w:r>
      <w:r w:rsidR="004F30EB" w:rsidRPr="005F23D7">
        <w:fldChar w:fldCharType="separate"/>
      </w:r>
      <w:r w:rsidR="00F33D2A" w:rsidRPr="005F23D7">
        <w:t>ii</w:t>
      </w:r>
      <w:r w:rsidR="004F30EB" w:rsidRPr="005F23D7">
        <w:fldChar w:fldCharType="end"/>
      </w:r>
    </w:p>
    <w:p w:rsidR="0026483C" w:rsidRPr="005F23D7" w:rsidRDefault="0026483C">
      <w:pPr>
        <w:pStyle w:val="TOC1"/>
        <w:rPr>
          <w:rFonts w:asciiTheme="minorHAnsi" w:eastAsiaTheme="minorEastAsia" w:hAnsiTheme="minorHAnsi" w:cstheme="minorBidi"/>
          <w:b w:val="0"/>
          <w:sz w:val="22"/>
          <w:szCs w:val="22"/>
        </w:rPr>
      </w:pPr>
      <w:r w:rsidRPr="005F23D7">
        <w:t>1.</w:t>
      </w:r>
      <w:r w:rsidRPr="005F23D7">
        <w:rPr>
          <w:rFonts w:asciiTheme="minorHAnsi" w:eastAsiaTheme="minorEastAsia" w:hAnsiTheme="minorHAnsi" w:cstheme="minorBidi"/>
          <w:b w:val="0"/>
          <w:sz w:val="22"/>
          <w:szCs w:val="22"/>
        </w:rPr>
        <w:tab/>
      </w:r>
      <w:r w:rsidRPr="005F23D7">
        <w:t>Introduction</w:t>
      </w:r>
      <w:r w:rsidRPr="005F23D7">
        <w:tab/>
      </w:r>
      <w:r w:rsidR="004F30EB" w:rsidRPr="005F23D7">
        <w:fldChar w:fldCharType="begin"/>
      </w:r>
      <w:r w:rsidRPr="005F23D7">
        <w:instrText xml:space="preserve"> PAGEREF _Toc352609381 \h </w:instrText>
      </w:r>
      <w:r w:rsidR="004F30EB" w:rsidRPr="005F23D7">
        <w:fldChar w:fldCharType="separate"/>
      </w:r>
      <w:r w:rsidR="00F33D2A" w:rsidRPr="005F23D7">
        <w:t>2</w:t>
      </w:r>
      <w:r w:rsidR="004F30EB" w:rsidRPr="005F23D7">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1.1</w:t>
      </w:r>
      <w:r w:rsidRPr="005F23D7">
        <w:rPr>
          <w:rFonts w:asciiTheme="minorHAnsi" w:eastAsiaTheme="minorEastAsia" w:hAnsiTheme="minorHAnsi" w:cstheme="minorBidi"/>
          <w:noProof/>
          <w:szCs w:val="22"/>
        </w:rPr>
        <w:tab/>
      </w:r>
      <w:r w:rsidRPr="005F23D7">
        <w:rPr>
          <w:noProof/>
        </w:rPr>
        <w:t>Purpose</w:t>
      </w:r>
      <w:r w:rsidRPr="005F23D7">
        <w:rPr>
          <w:noProof/>
        </w:rPr>
        <w:tab/>
      </w:r>
      <w:r w:rsidR="004F30EB" w:rsidRPr="005F23D7">
        <w:rPr>
          <w:noProof/>
        </w:rPr>
        <w:fldChar w:fldCharType="begin"/>
      </w:r>
      <w:r w:rsidRPr="005F23D7">
        <w:rPr>
          <w:noProof/>
        </w:rPr>
        <w:instrText xml:space="preserve"> PAGEREF _Toc352609382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1.2</w:t>
      </w:r>
      <w:r w:rsidRPr="005F23D7">
        <w:rPr>
          <w:rFonts w:asciiTheme="minorHAnsi" w:eastAsiaTheme="minorEastAsia" w:hAnsiTheme="minorHAnsi" w:cstheme="minorBidi"/>
          <w:noProof/>
          <w:szCs w:val="22"/>
        </w:rPr>
        <w:tab/>
      </w:r>
      <w:r w:rsidRPr="005F23D7">
        <w:rPr>
          <w:noProof/>
        </w:rPr>
        <w:t>Document Conventions</w:t>
      </w:r>
      <w:r w:rsidRPr="005F23D7">
        <w:rPr>
          <w:noProof/>
        </w:rPr>
        <w:tab/>
      </w:r>
      <w:r w:rsidR="004F30EB" w:rsidRPr="005F23D7">
        <w:rPr>
          <w:noProof/>
        </w:rPr>
        <w:fldChar w:fldCharType="begin"/>
      </w:r>
      <w:r w:rsidRPr="005F23D7">
        <w:rPr>
          <w:noProof/>
        </w:rPr>
        <w:instrText xml:space="preserve"> PAGEREF _Toc352609383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1.3</w:t>
      </w:r>
      <w:r w:rsidRPr="005F23D7">
        <w:rPr>
          <w:rFonts w:asciiTheme="minorHAnsi" w:eastAsiaTheme="minorEastAsia" w:hAnsiTheme="minorHAnsi" w:cstheme="minorBidi"/>
          <w:noProof/>
          <w:szCs w:val="22"/>
        </w:rPr>
        <w:tab/>
      </w:r>
      <w:r w:rsidRPr="005F23D7">
        <w:rPr>
          <w:noProof/>
        </w:rPr>
        <w:t>Project Scope</w:t>
      </w:r>
      <w:r w:rsidRPr="005F23D7">
        <w:rPr>
          <w:noProof/>
        </w:rPr>
        <w:tab/>
      </w:r>
      <w:r w:rsidR="004F30EB" w:rsidRPr="005F23D7">
        <w:rPr>
          <w:noProof/>
        </w:rPr>
        <w:fldChar w:fldCharType="begin"/>
      </w:r>
      <w:r w:rsidRPr="005F23D7">
        <w:rPr>
          <w:noProof/>
        </w:rPr>
        <w:instrText xml:space="preserve"> PAGEREF _Toc352609384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1.4</w:t>
      </w:r>
      <w:r w:rsidRPr="005F23D7">
        <w:rPr>
          <w:rFonts w:asciiTheme="minorHAnsi" w:eastAsiaTheme="minorEastAsia" w:hAnsiTheme="minorHAnsi" w:cstheme="minorBidi"/>
          <w:noProof/>
          <w:szCs w:val="22"/>
        </w:rPr>
        <w:tab/>
      </w:r>
      <w:r w:rsidRPr="005F23D7">
        <w:rPr>
          <w:noProof/>
        </w:rPr>
        <w:t>References</w:t>
      </w:r>
      <w:r w:rsidRPr="005F23D7">
        <w:rPr>
          <w:noProof/>
        </w:rPr>
        <w:tab/>
      </w:r>
      <w:r w:rsidR="004F30EB" w:rsidRPr="005F23D7">
        <w:rPr>
          <w:noProof/>
        </w:rPr>
        <w:fldChar w:fldCharType="begin"/>
      </w:r>
      <w:r w:rsidRPr="005F23D7">
        <w:rPr>
          <w:noProof/>
        </w:rPr>
        <w:instrText xml:space="preserve"> PAGEREF _Toc352609385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1"/>
        <w:rPr>
          <w:rFonts w:asciiTheme="minorHAnsi" w:eastAsiaTheme="minorEastAsia" w:hAnsiTheme="minorHAnsi" w:cstheme="minorBidi"/>
          <w:b w:val="0"/>
          <w:sz w:val="22"/>
          <w:szCs w:val="22"/>
        </w:rPr>
      </w:pPr>
      <w:r w:rsidRPr="005F23D7">
        <w:t>2.</w:t>
      </w:r>
      <w:r w:rsidRPr="005F23D7">
        <w:rPr>
          <w:rFonts w:asciiTheme="minorHAnsi" w:eastAsiaTheme="minorEastAsia" w:hAnsiTheme="minorHAnsi" w:cstheme="minorBidi"/>
          <w:b w:val="0"/>
          <w:sz w:val="22"/>
          <w:szCs w:val="22"/>
        </w:rPr>
        <w:tab/>
      </w:r>
      <w:r w:rsidRPr="005F23D7">
        <w:t>Overall Description</w:t>
      </w:r>
      <w:r w:rsidRPr="005F23D7">
        <w:tab/>
      </w:r>
      <w:r w:rsidR="004F30EB" w:rsidRPr="005F23D7">
        <w:fldChar w:fldCharType="begin"/>
      </w:r>
      <w:r w:rsidRPr="005F23D7">
        <w:instrText xml:space="preserve"> PAGEREF _Toc352609386 \h </w:instrText>
      </w:r>
      <w:r w:rsidR="004F30EB" w:rsidRPr="005F23D7">
        <w:fldChar w:fldCharType="separate"/>
      </w:r>
      <w:r w:rsidR="00F33D2A" w:rsidRPr="005F23D7">
        <w:t>2</w:t>
      </w:r>
      <w:r w:rsidR="004F30EB" w:rsidRPr="005F23D7">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2.1</w:t>
      </w:r>
      <w:r w:rsidRPr="005F23D7">
        <w:rPr>
          <w:rFonts w:asciiTheme="minorHAnsi" w:eastAsiaTheme="minorEastAsia" w:hAnsiTheme="minorHAnsi" w:cstheme="minorBidi"/>
          <w:noProof/>
          <w:szCs w:val="22"/>
        </w:rPr>
        <w:tab/>
      </w:r>
      <w:r w:rsidRPr="005F23D7">
        <w:rPr>
          <w:noProof/>
        </w:rPr>
        <w:t>Product Perspective</w:t>
      </w:r>
      <w:r w:rsidRPr="005F23D7">
        <w:rPr>
          <w:noProof/>
        </w:rPr>
        <w:tab/>
      </w:r>
      <w:r w:rsidR="004F30EB" w:rsidRPr="005F23D7">
        <w:rPr>
          <w:noProof/>
        </w:rPr>
        <w:fldChar w:fldCharType="begin"/>
      </w:r>
      <w:r w:rsidRPr="005F23D7">
        <w:rPr>
          <w:noProof/>
        </w:rPr>
        <w:instrText xml:space="preserve"> PAGEREF _Toc352609387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2.2</w:t>
      </w:r>
      <w:r w:rsidRPr="005F23D7">
        <w:rPr>
          <w:rFonts w:asciiTheme="minorHAnsi" w:eastAsiaTheme="minorEastAsia" w:hAnsiTheme="minorHAnsi" w:cstheme="minorBidi"/>
          <w:noProof/>
          <w:szCs w:val="22"/>
        </w:rPr>
        <w:tab/>
      </w:r>
      <w:r w:rsidRPr="005F23D7">
        <w:rPr>
          <w:noProof/>
        </w:rPr>
        <w:t>User Classes and Characteristics</w:t>
      </w:r>
      <w:r w:rsidRPr="005F23D7">
        <w:rPr>
          <w:noProof/>
        </w:rPr>
        <w:tab/>
      </w:r>
      <w:r w:rsidR="004F30EB" w:rsidRPr="005F23D7">
        <w:rPr>
          <w:noProof/>
        </w:rPr>
        <w:fldChar w:fldCharType="begin"/>
      </w:r>
      <w:r w:rsidRPr="005F23D7">
        <w:rPr>
          <w:noProof/>
        </w:rPr>
        <w:instrText xml:space="preserve"> PAGEREF _Toc352609388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2.3</w:t>
      </w:r>
      <w:r w:rsidRPr="005F23D7">
        <w:rPr>
          <w:rFonts w:asciiTheme="minorHAnsi" w:eastAsiaTheme="minorEastAsia" w:hAnsiTheme="minorHAnsi" w:cstheme="minorBidi"/>
          <w:noProof/>
          <w:szCs w:val="22"/>
        </w:rPr>
        <w:tab/>
      </w:r>
      <w:r w:rsidRPr="005F23D7">
        <w:rPr>
          <w:noProof/>
        </w:rPr>
        <w:t>Operating Environment</w:t>
      </w:r>
      <w:r w:rsidRPr="005F23D7">
        <w:rPr>
          <w:noProof/>
        </w:rPr>
        <w:tab/>
      </w:r>
      <w:r w:rsidR="004F30EB" w:rsidRPr="005F23D7">
        <w:rPr>
          <w:noProof/>
        </w:rPr>
        <w:fldChar w:fldCharType="begin"/>
      </w:r>
      <w:r w:rsidRPr="005F23D7">
        <w:rPr>
          <w:noProof/>
        </w:rPr>
        <w:instrText xml:space="preserve"> PAGEREF _Toc352609389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2.4</w:t>
      </w:r>
      <w:r w:rsidRPr="005F23D7">
        <w:rPr>
          <w:rFonts w:asciiTheme="minorHAnsi" w:eastAsiaTheme="minorEastAsia" w:hAnsiTheme="minorHAnsi" w:cstheme="minorBidi"/>
          <w:noProof/>
          <w:szCs w:val="22"/>
        </w:rPr>
        <w:tab/>
      </w:r>
      <w:r w:rsidRPr="005F23D7">
        <w:rPr>
          <w:noProof/>
        </w:rPr>
        <w:t>Design and Implementation Constraints</w:t>
      </w:r>
      <w:r w:rsidRPr="005F23D7">
        <w:rPr>
          <w:noProof/>
        </w:rPr>
        <w:tab/>
      </w:r>
      <w:r w:rsidR="004F30EB" w:rsidRPr="005F23D7">
        <w:rPr>
          <w:noProof/>
        </w:rPr>
        <w:fldChar w:fldCharType="begin"/>
      </w:r>
      <w:r w:rsidRPr="005F23D7">
        <w:rPr>
          <w:noProof/>
        </w:rPr>
        <w:instrText xml:space="preserve"> PAGEREF _Toc352609390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2.5</w:t>
      </w:r>
      <w:r w:rsidRPr="005F23D7">
        <w:rPr>
          <w:rFonts w:asciiTheme="minorHAnsi" w:eastAsiaTheme="minorEastAsia" w:hAnsiTheme="minorHAnsi" w:cstheme="minorBidi"/>
          <w:noProof/>
          <w:szCs w:val="22"/>
        </w:rPr>
        <w:tab/>
      </w:r>
      <w:r w:rsidRPr="005F23D7">
        <w:rPr>
          <w:noProof/>
        </w:rPr>
        <w:t>Assumptions and Dependencies</w:t>
      </w:r>
      <w:r w:rsidRPr="005F23D7">
        <w:rPr>
          <w:noProof/>
        </w:rPr>
        <w:tab/>
      </w:r>
      <w:r w:rsidR="004F30EB" w:rsidRPr="005F23D7">
        <w:rPr>
          <w:noProof/>
        </w:rPr>
        <w:fldChar w:fldCharType="begin"/>
      </w:r>
      <w:r w:rsidRPr="005F23D7">
        <w:rPr>
          <w:noProof/>
        </w:rPr>
        <w:instrText xml:space="preserve"> PAGEREF _Toc352609391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1"/>
        <w:rPr>
          <w:rFonts w:asciiTheme="minorHAnsi" w:eastAsiaTheme="minorEastAsia" w:hAnsiTheme="minorHAnsi" w:cstheme="minorBidi"/>
          <w:b w:val="0"/>
          <w:sz w:val="22"/>
          <w:szCs w:val="22"/>
        </w:rPr>
      </w:pPr>
      <w:r w:rsidRPr="005F23D7">
        <w:t>3.</w:t>
      </w:r>
      <w:r w:rsidRPr="005F23D7">
        <w:rPr>
          <w:rFonts w:asciiTheme="minorHAnsi" w:eastAsiaTheme="minorEastAsia" w:hAnsiTheme="minorHAnsi" w:cstheme="minorBidi"/>
          <w:b w:val="0"/>
          <w:sz w:val="22"/>
          <w:szCs w:val="22"/>
        </w:rPr>
        <w:tab/>
      </w:r>
      <w:r w:rsidRPr="005F23D7">
        <w:t>System Features</w:t>
      </w:r>
      <w:r w:rsidRPr="005F23D7">
        <w:tab/>
      </w:r>
      <w:r w:rsidR="004F30EB" w:rsidRPr="005F23D7">
        <w:fldChar w:fldCharType="begin"/>
      </w:r>
      <w:r w:rsidRPr="005F23D7">
        <w:instrText xml:space="preserve"> PAGEREF _Toc352609392 \h </w:instrText>
      </w:r>
      <w:r w:rsidR="004F30EB" w:rsidRPr="005F23D7">
        <w:fldChar w:fldCharType="separate"/>
      </w:r>
      <w:r w:rsidR="00F33D2A" w:rsidRPr="005F23D7">
        <w:t>2</w:t>
      </w:r>
      <w:r w:rsidR="004F30EB" w:rsidRPr="005F23D7">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3.1</w:t>
      </w:r>
      <w:r w:rsidRPr="005F23D7">
        <w:rPr>
          <w:rFonts w:asciiTheme="minorHAnsi" w:eastAsiaTheme="minorEastAsia" w:hAnsiTheme="minorHAnsi" w:cstheme="minorBidi"/>
          <w:noProof/>
          <w:szCs w:val="22"/>
        </w:rPr>
        <w:tab/>
      </w:r>
      <w:r w:rsidRPr="005F23D7">
        <w:rPr>
          <w:noProof/>
        </w:rPr>
        <w:t>System Feature 1</w:t>
      </w:r>
      <w:r w:rsidRPr="005F23D7">
        <w:rPr>
          <w:noProof/>
        </w:rPr>
        <w:tab/>
      </w:r>
      <w:r w:rsidR="004F30EB" w:rsidRPr="005F23D7">
        <w:rPr>
          <w:noProof/>
        </w:rPr>
        <w:fldChar w:fldCharType="begin"/>
      </w:r>
      <w:r w:rsidRPr="005F23D7">
        <w:rPr>
          <w:noProof/>
        </w:rPr>
        <w:instrText xml:space="preserve"> PAGEREF _Toc352609393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3.2</w:t>
      </w:r>
      <w:r w:rsidRPr="005F23D7">
        <w:rPr>
          <w:rFonts w:asciiTheme="minorHAnsi" w:eastAsiaTheme="minorEastAsia" w:hAnsiTheme="minorHAnsi" w:cstheme="minorBidi"/>
          <w:noProof/>
          <w:szCs w:val="22"/>
        </w:rPr>
        <w:tab/>
      </w:r>
      <w:r w:rsidRPr="005F23D7">
        <w:rPr>
          <w:noProof/>
        </w:rPr>
        <w:t>System Feature 2 (and so on)</w:t>
      </w:r>
      <w:r w:rsidRPr="005F23D7">
        <w:rPr>
          <w:noProof/>
        </w:rPr>
        <w:tab/>
      </w:r>
      <w:r w:rsidR="004F30EB" w:rsidRPr="005F23D7">
        <w:rPr>
          <w:noProof/>
        </w:rPr>
        <w:fldChar w:fldCharType="begin"/>
      </w:r>
      <w:r w:rsidRPr="005F23D7">
        <w:rPr>
          <w:noProof/>
        </w:rPr>
        <w:instrText xml:space="preserve"> PAGEREF _Toc352609394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7F21D9">
      <w:pPr>
        <w:pStyle w:val="TOC1"/>
        <w:rPr>
          <w:rFonts w:asciiTheme="minorHAnsi" w:eastAsiaTheme="minorEastAsia" w:hAnsiTheme="minorHAnsi" w:cstheme="minorBidi"/>
          <w:b w:val="0"/>
          <w:sz w:val="22"/>
          <w:szCs w:val="22"/>
        </w:rPr>
      </w:pPr>
      <w:r>
        <w:t>4</w:t>
      </w:r>
      <w:r w:rsidR="0026483C" w:rsidRPr="005F23D7">
        <w:t>.</w:t>
      </w:r>
      <w:r w:rsidR="0026483C" w:rsidRPr="005F23D7">
        <w:rPr>
          <w:rFonts w:asciiTheme="minorHAnsi" w:eastAsiaTheme="minorEastAsia" w:hAnsiTheme="minorHAnsi" w:cstheme="minorBidi"/>
          <w:b w:val="0"/>
          <w:sz w:val="22"/>
          <w:szCs w:val="22"/>
        </w:rPr>
        <w:tab/>
      </w:r>
      <w:r w:rsidR="0026483C" w:rsidRPr="005F23D7">
        <w:t>External Interface Requirements</w:t>
      </w:r>
      <w:r w:rsidR="0026483C" w:rsidRPr="005F23D7">
        <w:tab/>
      </w:r>
      <w:r w:rsidR="004F30EB" w:rsidRPr="005F23D7">
        <w:fldChar w:fldCharType="begin"/>
      </w:r>
      <w:r w:rsidR="0026483C" w:rsidRPr="005F23D7">
        <w:instrText xml:space="preserve"> PAGEREF _Toc352609400 \h </w:instrText>
      </w:r>
      <w:r w:rsidR="004F30EB" w:rsidRPr="005F23D7">
        <w:fldChar w:fldCharType="separate"/>
      </w:r>
      <w:r w:rsidR="00F33D2A" w:rsidRPr="005F23D7">
        <w:t>2</w:t>
      </w:r>
      <w:r w:rsidR="004F30EB" w:rsidRPr="005F23D7">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5.1</w:t>
      </w:r>
      <w:r w:rsidRPr="005F23D7">
        <w:rPr>
          <w:rFonts w:asciiTheme="minorHAnsi" w:eastAsiaTheme="minorEastAsia" w:hAnsiTheme="minorHAnsi" w:cstheme="minorBidi"/>
          <w:noProof/>
          <w:szCs w:val="22"/>
        </w:rPr>
        <w:tab/>
      </w:r>
      <w:r w:rsidRPr="005F23D7">
        <w:rPr>
          <w:noProof/>
        </w:rPr>
        <w:t>User Interfaces</w:t>
      </w:r>
      <w:r w:rsidRPr="005F23D7">
        <w:rPr>
          <w:noProof/>
        </w:rPr>
        <w:tab/>
      </w:r>
      <w:r w:rsidR="004F30EB" w:rsidRPr="005F23D7">
        <w:rPr>
          <w:noProof/>
        </w:rPr>
        <w:fldChar w:fldCharType="begin"/>
      </w:r>
      <w:r w:rsidRPr="005F23D7">
        <w:rPr>
          <w:noProof/>
        </w:rPr>
        <w:instrText xml:space="preserve"> PAGEREF _Toc352609401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5.2</w:t>
      </w:r>
      <w:r w:rsidRPr="005F23D7">
        <w:rPr>
          <w:rFonts w:asciiTheme="minorHAnsi" w:eastAsiaTheme="minorEastAsia" w:hAnsiTheme="minorHAnsi" w:cstheme="minorBidi"/>
          <w:noProof/>
          <w:szCs w:val="22"/>
        </w:rPr>
        <w:tab/>
      </w:r>
      <w:r w:rsidRPr="005F23D7">
        <w:rPr>
          <w:noProof/>
        </w:rPr>
        <w:t>Software Interfaces</w:t>
      </w:r>
      <w:r w:rsidRPr="005F23D7">
        <w:rPr>
          <w:noProof/>
        </w:rPr>
        <w:tab/>
      </w:r>
      <w:r w:rsidR="004F30EB" w:rsidRPr="005F23D7">
        <w:rPr>
          <w:noProof/>
        </w:rPr>
        <w:fldChar w:fldCharType="begin"/>
      </w:r>
      <w:r w:rsidRPr="005F23D7">
        <w:rPr>
          <w:noProof/>
        </w:rPr>
        <w:instrText xml:space="preserve"> PAGEREF _Toc352609402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5.3</w:t>
      </w:r>
      <w:r w:rsidRPr="005F23D7">
        <w:rPr>
          <w:rFonts w:asciiTheme="minorHAnsi" w:eastAsiaTheme="minorEastAsia" w:hAnsiTheme="minorHAnsi" w:cstheme="minorBidi"/>
          <w:noProof/>
          <w:szCs w:val="22"/>
        </w:rPr>
        <w:tab/>
      </w:r>
      <w:r w:rsidRPr="005F23D7">
        <w:rPr>
          <w:noProof/>
        </w:rPr>
        <w:t>Hardware Interfaces</w:t>
      </w:r>
      <w:r w:rsidRPr="005F23D7">
        <w:rPr>
          <w:noProof/>
        </w:rPr>
        <w:tab/>
      </w:r>
      <w:r w:rsidR="004F30EB" w:rsidRPr="005F23D7">
        <w:rPr>
          <w:noProof/>
        </w:rPr>
        <w:fldChar w:fldCharType="begin"/>
      </w:r>
      <w:r w:rsidRPr="005F23D7">
        <w:rPr>
          <w:noProof/>
        </w:rPr>
        <w:instrText xml:space="preserve"> PAGEREF _Toc352609403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5.4</w:t>
      </w:r>
      <w:r w:rsidRPr="005F23D7">
        <w:rPr>
          <w:rFonts w:asciiTheme="minorHAnsi" w:eastAsiaTheme="minorEastAsia" w:hAnsiTheme="minorHAnsi" w:cstheme="minorBidi"/>
          <w:noProof/>
          <w:szCs w:val="22"/>
        </w:rPr>
        <w:tab/>
      </w:r>
      <w:r w:rsidRPr="005F23D7">
        <w:rPr>
          <w:noProof/>
        </w:rPr>
        <w:t>Communications Interfaces</w:t>
      </w:r>
      <w:r w:rsidRPr="005F23D7">
        <w:rPr>
          <w:noProof/>
        </w:rPr>
        <w:tab/>
      </w:r>
      <w:r w:rsidR="004F30EB" w:rsidRPr="005F23D7">
        <w:rPr>
          <w:noProof/>
        </w:rPr>
        <w:fldChar w:fldCharType="begin"/>
      </w:r>
      <w:r w:rsidRPr="005F23D7">
        <w:rPr>
          <w:noProof/>
        </w:rPr>
        <w:instrText xml:space="preserve"> PAGEREF _Toc352609404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7F21D9">
      <w:pPr>
        <w:pStyle w:val="TOC1"/>
        <w:rPr>
          <w:rFonts w:asciiTheme="minorHAnsi" w:eastAsiaTheme="minorEastAsia" w:hAnsiTheme="minorHAnsi" w:cstheme="minorBidi"/>
          <w:b w:val="0"/>
          <w:sz w:val="22"/>
          <w:szCs w:val="22"/>
        </w:rPr>
      </w:pPr>
      <w:r>
        <w:t>5</w:t>
      </w:r>
      <w:r w:rsidR="0026483C" w:rsidRPr="005F23D7">
        <w:t>.</w:t>
      </w:r>
      <w:r w:rsidR="0026483C" w:rsidRPr="005F23D7">
        <w:rPr>
          <w:rFonts w:asciiTheme="minorHAnsi" w:eastAsiaTheme="minorEastAsia" w:hAnsiTheme="minorHAnsi" w:cstheme="minorBidi"/>
          <w:b w:val="0"/>
          <w:sz w:val="22"/>
          <w:szCs w:val="22"/>
        </w:rPr>
        <w:tab/>
      </w:r>
      <w:r w:rsidR="0026483C" w:rsidRPr="005F23D7">
        <w:t>Quality Attributes</w:t>
      </w:r>
      <w:r w:rsidR="0026483C" w:rsidRPr="005F23D7">
        <w:tab/>
      </w:r>
      <w:r w:rsidR="004F30EB" w:rsidRPr="005F23D7">
        <w:fldChar w:fldCharType="begin"/>
      </w:r>
      <w:r w:rsidR="0026483C" w:rsidRPr="005F23D7">
        <w:instrText xml:space="preserve"> PAGEREF _Toc352609405 \h </w:instrText>
      </w:r>
      <w:r w:rsidR="004F30EB" w:rsidRPr="005F23D7">
        <w:fldChar w:fldCharType="separate"/>
      </w:r>
      <w:r w:rsidR="00F33D2A" w:rsidRPr="005F23D7">
        <w:t>2</w:t>
      </w:r>
      <w:r w:rsidR="004F30EB" w:rsidRPr="005F23D7">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6.1</w:t>
      </w:r>
      <w:r w:rsidRPr="005F23D7">
        <w:rPr>
          <w:rFonts w:asciiTheme="minorHAnsi" w:eastAsiaTheme="minorEastAsia" w:hAnsiTheme="minorHAnsi" w:cstheme="minorBidi"/>
          <w:noProof/>
          <w:szCs w:val="22"/>
        </w:rPr>
        <w:tab/>
      </w:r>
      <w:r w:rsidRPr="005F23D7">
        <w:rPr>
          <w:noProof/>
        </w:rPr>
        <w:t>Usability</w:t>
      </w:r>
      <w:r w:rsidRPr="005F23D7">
        <w:rPr>
          <w:noProof/>
        </w:rPr>
        <w:tab/>
      </w:r>
      <w:r w:rsidR="004F30EB" w:rsidRPr="005F23D7">
        <w:rPr>
          <w:noProof/>
        </w:rPr>
        <w:fldChar w:fldCharType="begin"/>
      </w:r>
      <w:r w:rsidRPr="005F23D7">
        <w:rPr>
          <w:noProof/>
        </w:rPr>
        <w:instrText xml:space="preserve"> PAGEREF _Toc352609406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6.2</w:t>
      </w:r>
      <w:r w:rsidRPr="005F23D7">
        <w:rPr>
          <w:rFonts w:asciiTheme="minorHAnsi" w:eastAsiaTheme="minorEastAsia" w:hAnsiTheme="minorHAnsi" w:cstheme="minorBidi"/>
          <w:noProof/>
          <w:szCs w:val="22"/>
        </w:rPr>
        <w:tab/>
      </w:r>
      <w:r w:rsidRPr="005F23D7">
        <w:rPr>
          <w:noProof/>
        </w:rPr>
        <w:t>Performance</w:t>
      </w:r>
      <w:r w:rsidRPr="005F23D7">
        <w:rPr>
          <w:noProof/>
        </w:rPr>
        <w:tab/>
      </w:r>
      <w:r w:rsidR="004F30EB" w:rsidRPr="005F23D7">
        <w:rPr>
          <w:noProof/>
        </w:rPr>
        <w:fldChar w:fldCharType="begin"/>
      </w:r>
      <w:r w:rsidRPr="005F23D7">
        <w:rPr>
          <w:noProof/>
        </w:rPr>
        <w:instrText xml:space="preserve"> PAGEREF _Toc352609407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6.3</w:t>
      </w:r>
      <w:r w:rsidRPr="005F23D7">
        <w:rPr>
          <w:rFonts w:asciiTheme="minorHAnsi" w:eastAsiaTheme="minorEastAsia" w:hAnsiTheme="minorHAnsi" w:cstheme="minorBidi"/>
          <w:noProof/>
          <w:szCs w:val="22"/>
        </w:rPr>
        <w:tab/>
      </w:r>
      <w:r w:rsidRPr="005F23D7">
        <w:rPr>
          <w:noProof/>
        </w:rPr>
        <w:t>Security</w:t>
      </w:r>
      <w:r w:rsidRPr="005F23D7">
        <w:rPr>
          <w:noProof/>
        </w:rPr>
        <w:tab/>
      </w:r>
      <w:r w:rsidR="004F30EB" w:rsidRPr="005F23D7">
        <w:rPr>
          <w:noProof/>
        </w:rPr>
        <w:fldChar w:fldCharType="begin"/>
      </w:r>
      <w:r w:rsidRPr="005F23D7">
        <w:rPr>
          <w:noProof/>
        </w:rPr>
        <w:instrText xml:space="preserve"> PAGEREF _Toc352609408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6.4</w:t>
      </w:r>
      <w:r w:rsidRPr="005F23D7">
        <w:rPr>
          <w:rFonts w:asciiTheme="minorHAnsi" w:eastAsiaTheme="minorEastAsia" w:hAnsiTheme="minorHAnsi" w:cstheme="minorBidi"/>
          <w:noProof/>
          <w:szCs w:val="22"/>
        </w:rPr>
        <w:tab/>
      </w:r>
      <w:r w:rsidRPr="005F23D7">
        <w:rPr>
          <w:noProof/>
        </w:rPr>
        <w:t>Safety</w:t>
      </w:r>
      <w:r w:rsidRPr="005F23D7">
        <w:rPr>
          <w:noProof/>
        </w:rPr>
        <w:tab/>
      </w:r>
      <w:r w:rsidR="004F30EB" w:rsidRPr="005F23D7">
        <w:rPr>
          <w:noProof/>
        </w:rPr>
        <w:fldChar w:fldCharType="begin"/>
      </w:r>
      <w:r w:rsidRPr="005F23D7">
        <w:rPr>
          <w:noProof/>
        </w:rPr>
        <w:instrText xml:space="preserve"> PAGEREF _Toc352609409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6.5</w:t>
      </w:r>
      <w:r w:rsidRPr="005F23D7">
        <w:rPr>
          <w:rFonts w:asciiTheme="minorHAnsi" w:eastAsiaTheme="minorEastAsia" w:hAnsiTheme="minorHAnsi" w:cstheme="minorBidi"/>
          <w:noProof/>
          <w:szCs w:val="22"/>
        </w:rPr>
        <w:tab/>
      </w:r>
      <w:r w:rsidRPr="005F23D7">
        <w:rPr>
          <w:noProof/>
        </w:rPr>
        <w:t>[Others as relevant]</w:t>
      </w:r>
      <w:r w:rsidRPr="005F23D7">
        <w:rPr>
          <w:noProof/>
        </w:rPr>
        <w:tab/>
      </w:r>
      <w:r w:rsidR="004F30EB" w:rsidRPr="005F23D7">
        <w:rPr>
          <w:noProof/>
        </w:rPr>
        <w:fldChar w:fldCharType="begin"/>
      </w:r>
      <w:r w:rsidRPr="005F23D7">
        <w:rPr>
          <w:noProof/>
        </w:rPr>
        <w:instrText xml:space="preserve"> PAGEREF _Toc352609410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rsidR="0026483C" w:rsidRPr="005F23D7" w:rsidRDefault="007F21D9">
      <w:pPr>
        <w:pStyle w:val="TOC1"/>
        <w:rPr>
          <w:rFonts w:asciiTheme="minorHAnsi" w:eastAsiaTheme="minorEastAsia" w:hAnsiTheme="minorHAnsi" w:cstheme="minorBidi"/>
          <w:b w:val="0"/>
          <w:sz w:val="22"/>
          <w:szCs w:val="22"/>
        </w:rPr>
      </w:pPr>
      <w:r>
        <w:t>6</w:t>
      </w:r>
      <w:r w:rsidR="0026483C" w:rsidRPr="005F23D7">
        <w:t>.</w:t>
      </w:r>
      <w:r w:rsidR="0026483C" w:rsidRPr="005F23D7">
        <w:rPr>
          <w:rFonts w:asciiTheme="minorHAnsi" w:eastAsiaTheme="minorEastAsia" w:hAnsiTheme="minorHAnsi" w:cstheme="minorBidi"/>
          <w:b w:val="0"/>
          <w:sz w:val="22"/>
          <w:szCs w:val="22"/>
        </w:rPr>
        <w:tab/>
      </w:r>
      <w:r w:rsidR="0026483C" w:rsidRPr="005F23D7">
        <w:t>Internationalization and Localization Requirements</w:t>
      </w:r>
      <w:r w:rsidR="0026483C" w:rsidRPr="005F23D7">
        <w:tab/>
      </w:r>
      <w:r w:rsidR="004F30EB" w:rsidRPr="005F23D7">
        <w:fldChar w:fldCharType="begin"/>
      </w:r>
      <w:r w:rsidR="0026483C" w:rsidRPr="005F23D7">
        <w:instrText xml:space="preserve"> PAGEREF _Toc352609411 \h </w:instrText>
      </w:r>
      <w:r w:rsidR="004F30EB" w:rsidRPr="005F23D7">
        <w:fldChar w:fldCharType="separate"/>
      </w:r>
      <w:r w:rsidR="00F33D2A" w:rsidRPr="005F23D7">
        <w:t>2</w:t>
      </w:r>
      <w:r w:rsidR="004F30EB" w:rsidRPr="005F23D7">
        <w:fldChar w:fldCharType="end"/>
      </w:r>
    </w:p>
    <w:p w:rsidR="00310C4B" w:rsidRPr="005F23D7" w:rsidRDefault="004F30EB">
      <w:r>
        <w:rPr>
          <w:noProof/>
        </w:rPr>
        <w:fldChar w:fldCharType="end"/>
      </w:r>
    </w:p>
    <w:p w:rsidR="00310C4B" w:rsidRPr="005F23D7" w:rsidRDefault="00310C4B"/>
    <w:p w:rsidR="00310C4B" w:rsidRPr="005F23D7" w:rsidRDefault="00310C4B"/>
    <w:p w:rsidR="00310C4B" w:rsidRPr="005F23D7" w:rsidRDefault="00310C4B">
      <w:pPr>
        <w:sectPr w:rsidR="00310C4B" w:rsidRPr="005F23D7">
          <w:headerReference w:type="default" r:id="rId14"/>
          <w:footerReference w:type="default" r:id="rId15"/>
          <w:pgSz w:w="12240" w:h="15840" w:code="1"/>
          <w:pgMar w:top="1440" w:right="1440" w:bottom="1440" w:left="1440" w:header="720" w:footer="720" w:gutter="0"/>
          <w:pgNumType w:fmt="lowerRoman"/>
          <w:cols w:space="720"/>
        </w:sectPr>
      </w:pPr>
    </w:p>
    <w:p w:rsidR="00310C4B" w:rsidRPr="005F23D7" w:rsidRDefault="00310C4B">
      <w:pPr>
        <w:pStyle w:val="Heading1"/>
      </w:pPr>
      <w:bookmarkStart w:id="6" w:name="_Toc439994665"/>
      <w:bookmarkStart w:id="7" w:name="_Toc352609381"/>
      <w:r w:rsidRPr="005F23D7">
        <w:lastRenderedPageBreak/>
        <w:t>Introduction</w:t>
      </w:r>
      <w:bookmarkEnd w:id="6"/>
      <w:bookmarkEnd w:id="7"/>
    </w:p>
    <w:p w:rsidR="00310C4B" w:rsidRPr="005F23D7" w:rsidRDefault="00310C4B">
      <w:pPr>
        <w:pStyle w:val="Heading2"/>
      </w:pPr>
      <w:bookmarkStart w:id="8" w:name="_Toc439994667"/>
      <w:bookmarkStart w:id="9" w:name="_Toc352609382"/>
      <w:r w:rsidRPr="005F23D7">
        <w:t>Purpose</w:t>
      </w:r>
      <w:bookmarkEnd w:id="8"/>
      <w:bookmarkEnd w:id="9"/>
      <w:r w:rsidRPr="005F23D7">
        <w:t xml:space="preserve"> </w:t>
      </w:r>
    </w:p>
    <w:p w:rsidR="00310C4B" w:rsidRDefault="00D7479E">
      <w:pPr>
        <w:pStyle w:val="template"/>
      </w:pPr>
      <w:r>
        <w:t xml:space="preserve">   </w:t>
      </w:r>
      <w:r w:rsidR="00CA736B">
        <w:tab/>
      </w:r>
      <w:r w:rsidRPr="00D7479E">
        <w:t>The purpose of this document is to present a detailed description of the Online phone shopping system. It will explain the purpose and features of the system, the interfaces of the system, what the system will do, the constraints under which it must operate and how the system will react to external stimuli.</w:t>
      </w:r>
    </w:p>
    <w:p w:rsidR="00310C4B" w:rsidRDefault="00310C4B">
      <w:pPr>
        <w:pStyle w:val="Heading2"/>
      </w:pPr>
      <w:bookmarkStart w:id="10" w:name="_Toc439994668"/>
      <w:bookmarkStart w:id="11" w:name="_Toc352609383"/>
      <w:r w:rsidRPr="005F23D7">
        <w:t>Document Conventions</w:t>
      </w:r>
      <w:bookmarkEnd w:id="10"/>
      <w:bookmarkEnd w:id="11"/>
    </w:p>
    <w:tbl>
      <w:tblPr>
        <w:tblStyle w:val="TableGrid"/>
        <w:tblW w:w="9039" w:type="dxa"/>
        <w:tblLook w:val="04A0" w:firstRow="1" w:lastRow="0" w:firstColumn="1" w:lastColumn="0" w:noHBand="0" w:noVBand="1"/>
      </w:tblPr>
      <w:tblGrid>
        <w:gridCol w:w="1816"/>
        <w:gridCol w:w="7223"/>
      </w:tblGrid>
      <w:tr w:rsidR="004345B6" w:rsidRPr="00745D13" w:rsidTr="009175D5">
        <w:tc>
          <w:tcPr>
            <w:tcW w:w="1816" w:type="dxa"/>
          </w:tcPr>
          <w:p w:rsidR="004345B6" w:rsidRPr="004345B6" w:rsidRDefault="004345B6" w:rsidP="009175D5">
            <w:pPr>
              <w:jc w:val="center"/>
              <w:rPr>
                <w:rFonts w:ascii="Times New Roman" w:hAnsi="Times New Roman" w:cs="Times New Roman"/>
                <w:b/>
                <w:sz w:val="28"/>
                <w:szCs w:val="28"/>
              </w:rPr>
            </w:pPr>
            <w:r w:rsidRPr="004345B6">
              <w:rPr>
                <w:rFonts w:ascii="Times New Roman" w:hAnsi="Times New Roman" w:cs="Times New Roman"/>
                <w:b/>
                <w:sz w:val="28"/>
                <w:szCs w:val="28"/>
              </w:rPr>
              <w:t>Acronym</w:t>
            </w:r>
          </w:p>
        </w:tc>
        <w:tc>
          <w:tcPr>
            <w:tcW w:w="7223" w:type="dxa"/>
          </w:tcPr>
          <w:p w:rsidR="004345B6" w:rsidRPr="004345B6" w:rsidRDefault="004345B6" w:rsidP="009175D5">
            <w:pPr>
              <w:jc w:val="center"/>
              <w:rPr>
                <w:rFonts w:ascii="Times New Roman" w:hAnsi="Times New Roman" w:cs="Times New Roman"/>
                <w:b/>
                <w:sz w:val="28"/>
                <w:szCs w:val="28"/>
              </w:rPr>
            </w:pPr>
            <w:r w:rsidRPr="004345B6">
              <w:rPr>
                <w:rFonts w:ascii="Times New Roman" w:hAnsi="Times New Roman" w:cs="Times New Roman"/>
                <w:b/>
                <w:sz w:val="28"/>
                <w:szCs w:val="28"/>
              </w:rPr>
              <w:t>Meaning</w:t>
            </w:r>
          </w:p>
        </w:tc>
      </w:tr>
      <w:tr w:rsidR="004345B6" w:rsidRPr="00745D13" w:rsidTr="009175D5">
        <w:tc>
          <w:tcPr>
            <w:tcW w:w="1816" w:type="dxa"/>
          </w:tcPr>
          <w:p w:rsidR="004345B6" w:rsidRPr="004345B6" w:rsidRDefault="004345B6" w:rsidP="009175D5">
            <w:pPr>
              <w:jc w:val="center"/>
              <w:rPr>
                <w:rFonts w:ascii="Times New Roman" w:hAnsi="Times New Roman" w:cs="Times New Roman"/>
                <w:sz w:val="28"/>
                <w:szCs w:val="28"/>
              </w:rPr>
            </w:pPr>
            <w:r w:rsidRPr="00727C46">
              <w:rPr>
                <w:rFonts w:ascii="Times New Roman" w:hAnsi="Times New Roman" w:cs="Times New Roman"/>
                <w:sz w:val="28"/>
                <w:szCs w:val="28"/>
                <w:highlight w:val="yellow"/>
              </w:rPr>
              <w:t>OPS</w:t>
            </w:r>
          </w:p>
        </w:tc>
        <w:tc>
          <w:tcPr>
            <w:tcW w:w="7223" w:type="dxa"/>
          </w:tcPr>
          <w:p w:rsidR="004345B6" w:rsidRPr="004345B6" w:rsidRDefault="004345B6" w:rsidP="004345B6">
            <w:pPr>
              <w:jc w:val="center"/>
              <w:rPr>
                <w:rFonts w:ascii="Times New Roman" w:hAnsi="Times New Roman" w:cs="Times New Roman"/>
                <w:sz w:val="28"/>
                <w:szCs w:val="28"/>
              </w:rPr>
            </w:pPr>
            <w:r w:rsidRPr="004345B6">
              <w:rPr>
                <w:rFonts w:ascii="Times New Roman" w:hAnsi="Times New Roman" w:cs="Times New Roman"/>
                <w:sz w:val="28"/>
                <w:szCs w:val="28"/>
              </w:rPr>
              <w:t xml:space="preserve">Online </w:t>
            </w:r>
            <w:r>
              <w:rPr>
                <w:rFonts w:ascii="Times New Roman" w:hAnsi="Times New Roman" w:cs="Times New Roman"/>
                <w:sz w:val="28"/>
                <w:szCs w:val="28"/>
              </w:rPr>
              <w:t xml:space="preserve">Phone </w:t>
            </w:r>
            <w:r w:rsidRPr="004345B6">
              <w:rPr>
                <w:rFonts w:ascii="Times New Roman" w:hAnsi="Times New Roman" w:cs="Times New Roman"/>
                <w:sz w:val="28"/>
                <w:szCs w:val="28"/>
              </w:rPr>
              <w:t>Store</w:t>
            </w:r>
          </w:p>
        </w:tc>
      </w:tr>
      <w:tr w:rsidR="004345B6" w:rsidRPr="00745D13" w:rsidTr="009175D5">
        <w:tc>
          <w:tcPr>
            <w:tcW w:w="1816" w:type="dxa"/>
          </w:tcPr>
          <w:p w:rsidR="004345B6" w:rsidRPr="004345B6" w:rsidRDefault="002C53B8" w:rsidP="009175D5">
            <w:pPr>
              <w:jc w:val="center"/>
              <w:rPr>
                <w:rFonts w:ascii="Times New Roman" w:hAnsi="Times New Roman" w:cs="Times New Roman"/>
                <w:sz w:val="28"/>
                <w:szCs w:val="28"/>
              </w:rPr>
            </w:pPr>
            <w:r w:rsidRPr="002C53B8">
              <w:rPr>
                <w:rFonts w:ascii="Times New Roman" w:hAnsi="Times New Roman" w:cs="Times New Roman"/>
                <w:bCs/>
                <w:sz w:val="28"/>
                <w:szCs w:val="28"/>
                <w:highlight w:val="yellow"/>
              </w:rPr>
              <w:t>HTTPS</w:t>
            </w:r>
          </w:p>
        </w:tc>
        <w:tc>
          <w:tcPr>
            <w:tcW w:w="7223" w:type="dxa"/>
          </w:tcPr>
          <w:p w:rsidR="004345B6" w:rsidRPr="004345B6" w:rsidRDefault="002C53B8" w:rsidP="009175D5">
            <w:pPr>
              <w:jc w:val="center"/>
              <w:rPr>
                <w:rFonts w:ascii="Times New Roman" w:hAnsi="Times New Roman" w:cs="Times New Roman"/>
                <w:sz w:val="28"/>
                <w:szCs w:val="28"/>
              </w:rPr>
            </w:pPr>
            <w:r>
              <w:rPr>
                <w:rFonts w:ascii="Arial" w:hAnsi="Arial" w:cs="Arial"/>
                <w:color w:val="222222"/>
                <w:shd w:val="clear" w:color="auto" w:fill="FFFFFF"/>
              </w:rPr>
              <w:t>Hypertext Transfer Protocol Secure</w:t>
            </w:r>
          </w:p>
        </w:tc>
      </w:tr>
    </w:tbl>
    <w:p w:rsidR="00727871" w:rsidRPr="00727871" w:rsidRDefault="00727871" w:rsidP="00727871"/>
    <w:p w:rsidR="00310C4B" w:rsidRPr="005F23D7" w:rsidRDefault="00310C4B">
      <w:pPr>
        <w:pStyle w:val="Heading2"/>
      </w:pPr>
      <w:bookmarkStart w:id="12" w:name="_Toc439994670"/>
      <w:bookmarkStart w:id="13" w:name="_Toc352609384"/>
      <w:r w:rsidRPr="005F23D7">
        <w:t>Project Scope</w:t>
      </w:r>
      <w:bookmarkEnd w:id="12"/>
      <w:bookmarkEnd w:id="13"/>
    </w:p>
    <w:p w:rsidR="00CA736B" w:rsidRDefault="00CA736B" w:rsidP="00CA736B">
      <w:pPr>
        <w:pStyle w:val="template"/>
        <w:ind w:firstLine="720"/>
      </w:pPr>
      <w:r>
        <w:t>This software system will be a</w:t>
      </w:r>
      <w:r w:rsidR="00B34293">
        <w:t>n</w:t>
      </w:r>
      <w:r>
        <w:t xml:space="preserve"> </w:t>
      </w:r>
      <w:r w:rsidR="00B34293" w:rsidRPr="00B34293">
        <w:rPr>
          <w:highlight w:val="yellow"/>
        </w:rPr>
        <w:t>OPS</w:t>
      </w:r>
      <w:r w:rsidR="00B34293">
        <w:t xml:space="preserve"> </w:t>
      </w:r>
      <w:r>
        <w:t>for everybody and this system will be designed to maximize the sale’s productivity.</w:t>
      </w:r>
    </w:p>
    <w:p w:rsidR="00310C4B" w:rsidRDefault="00CA736B" w:rsidP="00C10251">
      <w:pPr>
        <w:pStyle w:val="template"/>
        <w:ind w:firstLine="720"/>
      </w:pPr>
      <w:r>
        <w:t>More specifically, this system is</w:t>
      </w:r>
      <w:r w:rsidR="00FD07F5">
        <w:t xml:space="preserve"> designed to allow a seller</w:t>
      </w:r>
      <w:r>
        <w:t xml:space="preserve"> to manage, upload their products and communicate with custome</w:t>
      </w:r>
      <w:r w:rsidR="00C10251">
        <w:t>r to help them choose a product,</w:t>
      </w:r>
      <w:r w:rsidR="00C10251" w:rsidRPr="00C10251">
        <w:t xml:space="preserve"> Adequate searching mechanisms for easy and quick access to particular products and services</w:t>
      </w:r>
      <w:r w:rsidR="00C10251">
        <w:t xml:space="preserve">, </w:t>
      </w:r>
      <w:r w:rsidR="00C10251" w:rsidRPr="00C10251">
        <w:t xml:space="preserve">Creating a Shopping cart so that customers can shop ‘n’ no. of items and checkout finally with the entire shopping carts. Customers can </w:t>
      </w:r>
      <w:r w:rsidR="00C10251">
        <w:t xml:space="preserve">add or delete items in the cart, </w:t>
      </w:r>
      <w:r w:rsidR="00C10251" w:rsidRPr="00C10251">
        <w:t>Shop employees are responsible for internal affairs like processing orders, assure home delivery, getting customer's delivery-time feedback, updating order's status and answering client's queries online</w:t>
      </w:r>
      <w:r w:rsidR="00C10251">
        <w:t xml:space="preserve">, </w:t>
      </w:r>
      <w:r w:rsidR="00C10251" w:rsidRPr="00C10251">
        <w:t>Feedback mechanism, so that customers can give feedback for the product or service which they have purchased. Also facility rating of individual products by relevant customers</w:t>
      </w:r>
      <w:r w:rsidR="00C10251">
        <w:t xml:space="preserve">, </w:t>
      </w:r>
      <w:r w:rsidR="00C10251" w:rsidRPr="00C10251">
        <w:t>Adequate payment mechanism and gateway for all p</w:t>
      </w:r>
      <w:r w:rsidR="00B34293">
        <w:t xml:space="preserve">opular credit cards </w:t>
      </w:r>
      <w:r w:rsidR="00C10251" w:rsidRPr="00C10251">
        <w:t>and other relevant payment options, as available from time to time</w:t>
      </w:r>
      <w:r w:rsidR="00C10251">
        <w:t xml:space="preserve">, </w:t>
      </w:r>
      <w:r w:rsidR="00C10251" w:rsidRPr="00C10251">
        <w:t>Dynamic price model by which prices can be changed based on demand and supply.</w:t>
      </w:r>
      <w:r>
        <w:t xml:space="preserve"> The software will facilitate communication between Sales and customer via E-Mail. The system also contains a relational database containing a list of Products, Users, manufacturers,...etc.</w:t>
      </w:r>
    </w:p>
    <w:p w:rsidR="00310C4B" w:rsidRPr="005F23D7" w:rsidRDefault="00310C4B">
      <w:pPr>
        <w:pStyle w:val="Heading2"/>
      </w:pPr>
      <w:bookmarkStart w:id="14" w:name="_Toc439994672"/>
      <w:bookmarkStart w:id="15" w:name="_Toc352609385"/>
      <w:r w:rsidRPr="005F23D7">
        <w:t>References</w:t>
      </w:r>
      <w:bookmarkEnd w:id="14"/>
      <w:bookmarkEnd w:id="15"/>
    </w:p>
    <w:p w:rsidR="00310C4B" w:rsidRDefault="00FD07F5" w:rsidP="00FD07F5">
      <w:pPr>
        <w:pStyle w:val="template"/>
        <w:ind w:firstLine="720"/>
      </w:pPr>
      <w:r w:rsidRPr="00FD07F5">
        <w:rPr>
          <w:rFonts w:ascii="Times New Roman" w:hAnsi="Times New Roman"/>
          <w:sz w:val="28"/>
          <w:szCs w:val="28"/>
        </w:rPr>
        <w:t xml:space="preserve"> </w:t>
      </w:r>
      <w:r w:rsidR="00F22C7B" w:rsidRPr="00B56CF0">
        <w:rPr>
          <w:i w:val="0"/>
          <w:sz w:val="24"/>
          <w:szCs w:val="24"/>
        </w:rPr>
        <w:t>This document is completed based on the Software Requirements Specification Template on the FPT University CMS website of SWR302</w:t>
      </w:r>
    </w:p>
    <w:p w:rsidR="00310C4B" w:rsidRPr="005F23D7" w:rsidRDefault="00310C4B">
      <w:pPr>
        <w:pStyle w:val="Heading1"/>
      </w:pPr>
      <w:bookmarkStart w:id="16" w:name="_Toc439994673"/>
      <w:bookmarkStart w:id="17" w:name="_Toc352609386"/>
      <w:r w:rsidRPr="005F23D7">
        <w:t>Overall Description</w:t>
      </w:r>
      <w:bookmarkEnd w:id="16"/>
      <w:bookmarkEnd w:id="17"/>
    </w:p>
    <w:p w:rsidR="00310C4B" w:rsidRPr="005F23D7" w:rsidRDefault="00310C4B">
      <w:pPr>
        <w:pStyle w:val="Heading2"/>
      </w:pPr>
      <w:bookmarkStart w:id="18" w:name="_Toc439994674"/>
      <w:bookmarkStart w:id="19" w:name="_Toc352609387"/>
      <w:r w:rsidRPr="005F23D7">
        <w:t>Product Perspective</w:t>
      </w:r>
      <w:bookmarkEnd w:id="18"/>
      <w:bookmarkEnd w:id="19"/>
    </w:p>
    <w:p w:rsidR="00310C4B" w:rsidRDefault="00EF5B8F" w:rsidP="00EF5B8F">
      <w:pPr>
        <w:pStyle w:val="template"/>
        <w:ind w:firstLine="720"/>
      </w:pPr>
      <w:r w:rsidRPr="00104C80">
        <w:rPr>
          <w:highlight w:val="yellow"/>
        </w:rPr>
        <w:t>OPS</w:t>
      </w:r>
      <w:r w:rsidRPr="00EF5B8F">
        <w:t xml:space="preserve"> is aimed common people who want to buy a new phone or phone accessories. This project envisages bridging the gap between the seller, manufacturer and the customer. </w:t>
      </w:r>
      <w:r w:rsidRPr="00104C80">
        <w:rPr>
          <w:highlight w:val="yellow"/>
        </w:rPr>
        <w:t>OPS</w:t>
      </w:r>
      <w:r w:rsidRPr="00EF5B8F">
        <w:t xml:space="preserve"> should be user-friendly. It will run on any web platform.</w:t>
      </w:r>
    </w:p>
    <w:p w:rsidR="00310C4B" w:rsidRDefault="00310C4B">
      <w:pPr>
        <w:pStyle w:val="Heading2"/>
      </w:pPr>
      <w:bookmarkStart w:id="20" w:name="_Toc439994676"/>
      <w:bookmarkStart w:id="21" w:name="_Toc352609388"/>
      <w:r w:rsidRPr="005F23D7">
        <w:lastRenderedPageBreak/>
        <w:t>User Classes and Characteristics</w:t>
      </w:r>
      <w:bookmarkEnd w:id="20"/>
      <w:bookmarkEnd w:id="21"/>
    </w:p>
    <w:p w:rsidR="00104C80" w:rsidRPr="00104C80" w:rsidRDefault="00104C80" w:rsidP="00104C80">
      <w:pPr>
        <w:pStyle w:val="Heading1"/>
        <w:numPr>
          <w:ilvl w:val="0"/>
          <w:numId w:val="7"/>
        </w:numPr>
        <w:rPr>
          <w:sz w:val="28"/>
          <w:szCs w:val="28"/>
        </w:rPr>
      </w:pPr>
      <w:r w:rsidRPr="00104C80">
        <w:rPr>
          <w:sz w:val="28"/>
          <w:szCs w:val="28"/>
        </w:rPr>
        <w:t>Customer</w:t>
      </w:r>
      <w:r>
        <w:rPr>
          <w:sz w:val="28"/>
          <w:szCs w:val="28"/>
        </w:rPr>
        <w:t>s</w:t>
      </w:r>
    </w:p>
    <w:p w:rsidR="00310C4B" w:rsidRPr="00727C46" w:rsidRDefault="00727C46" w:rsidP="00727C46">
      <w:pPr>
        <w:pStyle w:val="Heading1"/>
        <w:numPr>
          <w:ilvl w:val="0"/>
          <w:numId w:val="5"/>
        </w:numPr>
        <w:rPr>
          <w:b w:val="0"/>
          <w:sz w:val="28"/>
          <w:szCs w:val="28"/>
        </w:rPr>
      </w:pPr>
      <w:r w:rsidRPr="00727C46">
        <w:rPr>
          <w:b w:val="0"/>
          <w:sz w:val="28"/>
          <w:szCs w:val="28"/>
        </w:rPr>
        <w:t>The user should be familiar with using tablets, laptops and other devices.</w:t>
      </w:r>
    </w:p>
    <w:p w:rsidR="00727C46" w:rsidRPr="00727C46" w:rsidRDefault="00727C46" w:rsidP="00727C46">
      <w:pPr>
        <w:pStyle w:val="ListParagraph"/>
        <w:numPr>
          <w:ilvl w:val="0"/>
          <w:numId w:val="5"/>
        </w:numPr>
        <w:rPr>
          <w:b/>
          <w:sz w:val="28"/>
          <w:szCs w:val="28"/>
        </w:rPr>
      </w:pPr>
      <w:r w:rsidRPr="00727C46">
        <w:rPr>
          <w:sz w:val="28"/>
          <w:szCs w:val="28"/>
        </w:rPr>
        <w:t>The user should be familiar with the Shopping Mall related terminology like Shopping cart/Checking out/Transaction etc.</w:t>
      </w:r>
    </w:p>
    <w:p w:rsidR="00727C46" w:rsidRDefault="00727C46" w:rsidP="00727C46">
      <w:pPr>
        <w:pStyle w:val="InfoBlue"/>
        <w:numPr>
          <w:ilvl w:val="0"/>
          <w:numId w:val="5"/>
        </w:numPr>
        <w:rPr>
          <w:sz w:val="28"/>
          <w:szCs w:val="28"/>
        </w:rPr>
      </w:pPr>
      <w:r w:rsidRPr="00727C46">
        <w:rPr>
          <w:sz w:val="28"/>
          <w:szCs w:val="28"/>
        </w:rPr>
        <w:t>The user should be familiar with the Internet.</w:t>
      </w:r>
    </w:p>
    <w:p w:rsidR="00104C80" w:rsidRPr="00104C80" w:rsidRDefault="00104C80" w:rsidP="00104C80">
      <w:pPr>
        <w:pStyle w:val="Heading1"/>
        <w:numPr>
          <w:ilvl w:val="0"/>
          <w:numId w:val="7"/>
        </w:numPr>
        <w:rPr>
          <w:sz w:val="28"/>
          <w:szCs w:val="28"/>
        </w:rPr>
      </w:pPr>
      <w:r w:rsidRPr="00104C80">
        <w:rPr>
          <w:sz w:val="28"/>
          <w:szCs w:val="28"/>
        </w:rPr>
        <w:t>Administrator</w:t>
      </w:r>
    </w:p>
    <w:p w:rsidR="00104C80" w:rsidRPr="00727C46" w:rsidRDefault="00550B12" w:rsidP="00104C80">
      <w:pPr>
        <w:pStyle w:val="Heading1"/>
        <w:numPr>
          <w:ilvl w:val="0"/>
          <w:numId w:val="5"/>
        </w:numPr>
        <w:rPr>
          <w:b w:val="0"/>
          <w:sz w:val="28"/>
          <w:szCs w:val="28"/>
        </w:rPr>
      </w:pPr>
      <w:r>
        <w:rPr>
          <w:b w:val="0"/>
          <w:sz w:val="28"/>
          <w:szCs w:val="28"/>
        </w:rPr>
        <w:t>A</w:t>
      </w:r>
      <w:r w:rsidR="00104C80">
        <w:rPr>
          <w:b w:val="0"/>
          <w:sz w:val="28"/>
          <w:szCs w:val="28"/>
        </w:rPr>
        <w:t>dministrator</w:t>
      </w:r>
      <w:r w:rsidR="00104C80" w:rsidRPr="00727C46">
        <w:rPr>
          <w:b w:val="0"/>
          <w:sz w:val="28"/>
          <w:szCs w:val="28"/>
        </w:rPr>
        <w:t xml:space="preserve"> should be familiar with using tablets, laptops and other devices.</w:t>
      </w:r>
    </w:p>
    <w:p w:rsidR="00104C80" w:rsidRPr="00727C46" w:rsidRDefault="00550B12" w:rsidP="00104C80">
      <w:pPr>
        <w:pStyle w:val="ListParagraph"/>
        <w:numPr>
          <w:ilvl w:val="0"/>
          <w:numId w:val="5"/>
        </w:numPr>
        <w:rPr>
          <w:b/>
          <w:sz w:val="28"/>
          <w:szCs w:val="28"/>
        </w:rPr>
      </w:pPr>
      <w:r>
        <w:rPr>
          <w:sz w:val="28"/>
          <w:szCs w:val="28"/>
        </w:rPr>
        <w:t>A</w:t>
      </w:r>
      <w:r w:rsidR="00104C80" w:rsidRPr="00104C80">
        <w:rPr>
          <w:sz w:val="28"/>
          <w:szCs w:val="28"/>
        </w:rPr>
        <w:t>dministrator</w:t>
      </w:r>
      <w:r w:rsidR="00104C80" w:rsidRPr="00727C46">
        <w:rPr>
          <w:b/>
          <w:sz w:val="28"/>
          <w:szCs w:val="28"/>
        </w:rPr>
        <w:t xml:space="preserve"> </w:t>
      </w:r>
      <w:r w:rsidR="00104C80" w:rsidRPr="00727C46">
        <w:rPr>
          <w:sz w:val="28"/>
          <w:szCs w:val="28"/>
        </w:rPr>
        <w:t>should be familiar with the Shopping Mall related terminology like Shopping cart/Checking out/Transaction etc.</w:t>
      </w:r>
    </w:p>
    <w:p w:rsidR="00104C80" w:rsidRDefault="00550B12" w:rsidP="00104C80">
      <w:pPr>
        <w:pStyle w:val="InfoBlue"/>
        <w:numPr>
          <w:ilvl w:val="0"/>
          <w:numId w:val="5"/>
        </w:numPr>
        <w:rPr>
          <w:sz w:val="28"/>
          <w:szCs w:val="28"/>
        </w:rPr>
      </w:pPr>
      <w:r>
        <w:rPr>
          <w:sz w:val="28"/>
          <w:szCs w:val="28"/>
        </w:rPr>
        <w:t>A</w:t>
      </w:r>
      <w:r w:rsidR="00104C80" w:rsidRPr="00104C80">
        <w:rPr>
          <w:sz w:val="28"/>
          <w:szCs w:val="28"/>
        </w:rPr>
        <w:t>dministrator</w:t>
      </w:r>
      <w:r w:rsidR="00104C80" w:rsidRPr="00727C46">
        <w:rPr>
          <w:b/>
          <w:sz w:val="28"/>
          <w:szCs w:val="28"/>
        </w:rPr>
        <w:t xml:space="preserve"> </w:t>
      </w:r>
      <w:r w:rsidR="00104C80">
        <w:rPr>
          <w:sz w:val="28"/>
          <w:szCs w:val="28"/>
        </w:rPr>
        <w:t>can use admin page</w:t>
      </w:r>
      <w:r>
        <w:rPr>
          <w:sz w:val="28"/>
          <w:szCs w:val="28"/>
        </w:rPr>
        <w:t xml:space="preserve"> manage order , user,…etc.</w:t>
      </w:r>
    </w:p>
    <w:p w:rsidR="00550B12" w:rsidRPr="00104C80" w:rsidRDefault="00550B12" w:rsidP="00550B12">
      <w:pPr>
        <w:pStyle w:val="Heading1"/>
        <w:numPr>
          <w:ilvl w:val="0"/>
          <w:numId w:val="7"/>
        </w:numPr>
        <w:rPr>
          <w:sz w:val="28"/>
          <w:szCs w:val="28"/>
        </w:rPr>
      </w:pPr>
      <w:r>
        <w:rPr>
          <w:sz w:val="28"/>
          <w:szCs w:val="28"/>
        </w:rPr>
        <w:t>Manager</w:t>
      </w:r>
    </w:p>
    <w:p w:rsidR="00550B12" w:rsidRPr="00727C46" w:rsidRDefault="00550B12" w:rsidP="00550B12">
      <w:pPr>
        <w:pStyle w:val="Heading1"/>
        <w:numPr>
          <w:ilvl w:val="0"/>
          <w:numId w:val="5"/>
        </w:numPr>
        <w:rPr>
          <w:b w:val="0"/>
          <w:sz w:val="28"/>
          <w:szCs w:val="28"/>
        </w:rPr>
      </w:pPr>
      <w:r>
        <w:rPr>
          <w:b w:val="0"/>
          <w:sz w:val="28"/>
          <w:szCs w:val="28"/>
        </w:rPr>
        <w:t>Manager</w:t>
      </w:r>
      <w:r w:rsidRPr="00727C46">
        <w:rPr>
          <w:b w:val="0"/>
          <w:sz w:val="28"/>
          <w:szCs w:val="28"/>
        </w:rPr>
        <w:t xml:space="preserve"> should be familiar with using tablets, laptops and other devices.</w:t>
      </w:r>
    </w:p>
    <w:p w:rsidR="00550B12" w:rsidRPr="00727C46" w:rsidRDefault="00550B12" w:rsidP="00550B12">
      <w:pPr>
        <w:pStyle w:val="ListParagraph"/>
        <w:numPr>
          <w:ilvl w:val="0"/>
          <w:numId w:val="5"/>
        </w:numPr>
        <w:rPr>
          <w:b/>
          <w:sz w:val="28"/>
          <w:szCs w:val="28"/>
        </w:rPr>
      </w:pPr>
      <w:r w:rsidRPr="00550B12">
        <w:rPr>
          <w:sz w:val="28"/>
          <w:szCs w:val="28"/>
        </w:rPr>
        <w:t>Manager</w:t>
      </w:r>
      <w:r w:rsidRPr="00727C46">
        <w:rPr>
          <w:b/>
          <w:sz w:val="28"/>
          <w:szCs w:val="28"/>
        </w:rPr>
        <w:t xml:space="preserve"> </w:t>
      </w:r>
      <w:r w:rsidRPr="00727C46">
        <w:rPr>
          <w:sz w:val="28"/>
          <w:szCs w:val="28"/>
        </w:rPr>
        <w:t>should be familiar with the Shopping Mall related terminology like Shopping cart/Checking out/Transaction etc.</w:t>
      </w:r>
    </w:p>
    <w:p w:rsidR="00550B12" w:rsidRDefault="00550B12" w:rsidP="00550B12">
      <w:pPr>
        <w:pStyle w:val="InfoBlue"/>
        <w:numPr>
          <w:ilvl w:val="0"/>
          <w:numId w:val="5"/>
        </w:numPr>
        <w:rPr>
          <w:sz w:val="28"/>
          <w:szCs w:val="28"/>
        </w:rPr>
      </w:pPr>
      <w:r w:rsidRPr="00550B12">
        <w:rPr>
          <w:sz w:val="28"/>
          <w:szCs w:val="28"/>
        </w:rPr>
        <w:t>Manager</w:t>
      </w:r>
      <w:r w:rsidRPr="00727C46">
        <w:rPr>
          <w:b/>
          <w:sz w:val="28"/>
          <w:szCs w:val="28"/>
        </w:rPr>
        <w:t xml:space="preserve"> </w:t>
      </w:r>
      <w:r>
        <w:rPr>
          <w:sz w:val="28"/>
          <w:szCs w:val="28"/>
        </w:rPr>
        <w:t xml:space="preserve">can use </w:t>
      </w:r>
      <w:r w:rsidRPr="00550B12">
        <w:rPr>
          <w:sz w:val="28"/>
          <w:szCs w:val="28"/>
        </w:rPr>
        <w:t>Manager</w:t>
      </w:r>
      <w:r w:rsidRPr="00727C46">
        <w:rPr>
          <w:b/>
          <w:sz w:val="28"/>
          <w:szCs w:val="28"/>
        </w:rPr>
        <w:t xml:space="preserve"> </w:t>
      </w:r>
      <w:r>
        <w:rPr>
          <w:sz w:val="28"/>
          <w:szCs w:val="28"/>
        </w:rPr>
        <w:t>page to upload, update,…etc. about product.</w:t>
      </w:r>
    </w:p>
    <w:p w:rsidR="00727C46" w:rsidRPr="00727C46" w:rsidRDefault="00727C46" w:rsidP="00104C80">
      <w:pPr>
        <w:pStyle w:val="Heading1"/>
        <w:numPr>
          <w:ilvl w:val="0"/>
          <w:numId w:val="0"/>
        </w:numPr>
      </w:pPr>
    </w:p>
    <w:p w:rsidR="00310C4B" w:rsidRPr="005F23D7" w:rsidRDefault="00310C4B">
      <w:pPr>
        <w:pStyle w:val="Heading2"/>
      </w:pPr>
      <w:bookmarkStart w:id="22" w:name="_Toc439994677"/>
      <w:bookmarkStart w:id="23" w:name="_Toc352609389"/>
      <w:r w:rsidRPr="005F23D7">
        <w:t>Operating Environment</w:t>
      </w:r>
      <w:bookmarkStart w:id="24" w:name="_GoBack"/>
      <w:bookmarkEnd w:id="22"/>
      <w:bookmarkEnd w:id="23"/>
    </w:p>
    <w:bookmarkEnd w:id="24"/>
    <w:p w:rsidR="00310C4B" w:rsidRDefault="00CE51BF" w:rsidP="00CE51BF">
      <w:pPr>
        <w:pStyle w:val="template"/>
        <w:ind w:firstLine="720"/>
      </w:pPr>
      <w:r w:rsidRPr="00CE51BF">
        <w:t xml:space="preserve">The </w:t>
      </w:r>
      <w:r w:rsidRPr="00CE51BF">
        <w:rPr>
          <w:highlight w:val="yellow"/>
        </w:rPr>
        <w:t>OPS</w:t>
      </w:r>
      <w:r w:rsidRPr="00CE51BF">
        <w:t xml:space="preserve"> is a website that shall operate in all famous browsers like Google Chrome, Coc Coc, Internet Explorer, Safari, Opera, for a model we are taking Google Chrome</w:t>
      </w:r>
      <w:r>
        <w:t>.</w:t>
      </w:r>
    </w:p>
    <w:p w:rsidR="00F868F3" w:rsidRDefault="00F868F3" w:rsidP="00CE51BF">
      <w:pPr>
        <w:pStyle w:val="template"/>
        <w:ind w:firstLine="720"/>
      </w:pPr>
    </w:p>
    <w:p w:rsidR="00F868F3" w:rsidRDefault="00F868F3" w:rsidP="00F868F3">
      <w:pPr>
        <w:numPr>
          <w:ilvl w:val="0"/>
          <w:numId w:val="17"/>
        </w:numPr>
        <w:spacing w:line="360" w:lineRule="auto"/>
        <w:rPr>
          <w:rFonts w:ascii="Calibri" w:hAnsi="Calibri" w:cs="Calibri"/>
        </w:rPr>
      </w:pPr>
      <w:r>
        <w:rPr>
          <w:rFonts w:ascii="Calibri" w:hAnsi="Calibri" w:cs="Calibri"/>
        </w:rPr>
        <w:t>Main programming language: C# with ASP.NET.</w:t>
      </w:r>
    </w:p>
    <w:p w:rsidR="00F868F3" w:rsidRDefault="00F868F3" w:rsidP="00F868F3">
      <w:pPr>
        <w:numPr>
          <w:ilvl w:val="0"/>
          <w:numId w:val="17"/>
        </w:numPr>
        <w:spacing w:line="360" w:lineRule="auto"/>
        <w:rPr>
          <w:rFonts w:ascii="Calibri" w:hAnsi="Calibri" w:cs="Calibri"/>
        </w:rPr>
      </w:pPr>
      <w:r>
        <w:rPr>
          <w:rFonts w:ascii="Calibri" w:hAnsi="Calibri" w:cs="Calibri"/>
        </w:rPr>
        <w:t>Display: HTML, CSS.</w:t>
      </w:r>
    </w:p>
    <w:p w:rsidR="00F868F3" w:rsidRDefault="00F868F3" w:rsidP="00F868F3">
      <w:pPr>
        <w:numPr>
          <w:ilvl w:val="0"/>
          <w:numId w:val="17"/>
        </w:numPr>
        <w:spacing w:line="360" w:lineRule="auto"/>
        <w:rPr>
          <w:rFonts w:ascii="Calibri" w:hAnsi="Calibri" w:cs="Calibri"/>
        </w:rPr>
      </w:pPr>
      <w:r>
        <w:rPr>
          <w:rFonts w:ascii="Calibri" w:hAnsi="Calibri" w:cs="Calibri"/>
        </w:rPr>
        <w:t>IDE:</w:t>
      </w:r>
    </w:p>
    <w:p w:rsidR="00F868F3" w:rsidRDefault="00F868F3" w:rsidP="00F868F3">
      <w:pPr>
        <w:numPr>
          <w:ilvl w:val="1"/>
          <w:numId w:val="17"/>
        </w:numPr>
        <w:spacing w:line="360" w:lineRule="auto"/>
        <w:rPr>
          <w:rFonts w:ascii="Calibri" w:hAnsi="Calibri" w:cs="Calibri"/>
        </w:rPr>
      </w:pPr>
      <w:r>
        <w:rPr>
          <w:rFonts w:ascii="Calibri" w:hAnsi="Calibri" w:cs="Calibri"/>
        </w:rPr>
        <w:t>Microsoft visual studio 2015</w:t>
      </w:r>
    </w:p>
    <w:p w:rsidR="00F868F3" w:rsidRDefault="00F868F3" w:rsidP="00F868F3">
      <w:pPr>
        <w:numPr>
          <w:ilvl w:val="1"/>
          <w:numId w:val="17"/>
        </w:numPr>
        <w:spacing w:line="360" w:lineRule="auto"/>
        <w:rPr>
          <w:rFonts w:ascii="Calibri" w:hAnsi="Calibri" w:cs="Calibri"/>
        </w:rPr>
      </w:pPr>
      <w:r>
        <w:rPr>
          <w:rFonts w:ascii="Calibri" w:hAnsi="Calibri" w:cs="Calibri"/>
        </w:rPr>
        <w:lastRenderedPageBreak/>
        <w:t>.NET framework 3.5</w:t>
      </w:r>
    </w:p>
    <w:p w:rsidR="00F868F3" w:rsidRDefault="00F868F3" w:rsidP="00F868F3">
      <w:pPr>
        <w:numPr>
          <w:ilvl w:val="1"/>
          <w:numId w:val="17"/>
        </w:numPr>
        <w:spacing w:line="360" w:lineRule="auto"/>
        <w:rPr>
          <w:rFonts w:ascii="Calibri" w:hAnsi="Calibri" w:cs="Calibri"/>
        </w:rPr>
      </w:pPr>
      <w:r>
        <w:rPr>
          <w:rFonts w:ascii="Calibri" w:hAnsi="Calibri" w:cs="Calibri"/>
        </w:rPr>
        <w:t>Sublime Text version 3.1.1</w:t>
      </w:r>
    </w:p>
    <w:p w:rsidR="00F868F3" w:rsidRDefault="00F868F3" w:rsidP="00F868F3">
      <w:pPr>
        <w:numPr>
          <w:ilvl w:val="1"/>
          <w:numId w:val="17"/>
        </w:numPr>
        <w:spacing w:line="360" w:lineRule="auto"/>
        <w:rPr>
          <w:rFonts w:ascii="Calibri" w:hAnsi="Calibri" w:cs="Calibri"/>
        </w:rPr>
      </w:pPr>
      <w:r>
        <w:rPr>
          <w:rFonts w:ascii="Calibri" w:hAnsi="Calibri" w:cs="Calibri"/>
        </w:rPr>
        <w:t>Visual studio code version 1.23</w:t>
      </w:r>
    </w:p>
    <w:p w:rsidR="00F868F3" w:rsidRDefault="00F868F3" w:rsidP="00F868F3">
      <w:pPr>
        <w:numPr>
          <w:ilvl w:val="0"/>
          <w:numId w:val="17"/>
        </w:numPr>
        <w:spacing w:line="360" w:lineRule="auto"/>
        <w:rPr>
          <w:rFonts w:ascii="Calibri" w:hAnsi="Calibri" w:cs="Calibri"/>
        </w:rPr>
      </w:pPr>
      <w:r>
        <w:rPr>
          <w:rFonts w:ascii="Calibri" w:hAnsi="Calibri" w:cs="Calibri"/>
        </w:rPr>
        <w:t xml:space="preserve">Database: query use Microsoft </w:t>
      </w:r>
      <w:r w:rsidRPr="00E60155">
        <w:rPr>
          <w:rFonts w:ascii="Calibri" w:hAnsi="Calibri" w:cs="Calibri"/>
        </w:rPr>
        <w:t>SQL Server Management Studio</w:t>
      </w:r>
      <w:r>
        <w:rPr>
          <w:rFonts w:ascii="Calibri" w:hAnsi="Calibri" w:cs="Calibri"/>
        </w:rPr>
        <w:t xml:space="preserve"> version 17.</w:t>
      </w:r>
    </w:p>
    <w:p w:rsidR="00F868F3" w:rsidRPr="00AD38A8" w:rsidRDefault="00F868F3" w:rsidP="00F868F3">
      <w:pPr>
        <w:numPr>
          <w:ilvl w:val="0"/>
          <w:numId w:val="17"/>
        </w:numPr>
        <w:spacing w:line="360" w:lineRule="auto"/>
        <w:rPr>
          <w:rFonts w:ascii="Calibri" w:hAnsi="Calibri" w:cs="Calibri"/>
        </w:rPr>
      </w:pPr>
      <w:r>
        <w:rPr>
          <w:rFonts w:ascii="Calibri" w:hAnsi="Calibri" w:cs="Calibri"/>
        </w:rPr>
        <w:t xml:space="preserve">Project workspace, source code: </w:t>
      </w:r>
      <w:del w:id="25" w:author="PC" w:date="2019-03-16T23:03:00Z">
        <w:r w:rsidDel="00FB659F">
          <w:rPr>
            <w:rFonts w:ascii="Calibri" w:hAnsi="Calibri" w:cs="Calibri"/>
          </w:rPr>
          <w:delText>Github</w:delText>
        </w:r>
      </w:del>
      <w:ins w:id="26" w:author="PC" w:date="2019-03-16T23:03:00Z">
        <w:r w:rsidR="00FB659F">
          <w:rPr>
            <w:rFonts w:ascii="Calibri" w:hAnsi="Calibri" w:cs="Calibri"/>
          </w:rPr>
          <w:t>GitHub</w:t>
        </w:r>
      </w:ins>
      <w:r>
        <w:rPr>
          <w:rFonts w:ascii="Calibri" w:hAnsi="Calibri" w:cs="Calibri"/>
        </w:rPr>
        <w:t>.</w:t>
      </w:r>
    </w:p>
    <w:p w:rsidR="00F868F3" w:rsidRDefault="00F868F3" w:rsidP="00CE51BF">
      <w:pPr>
        <w:pStyle w:val="template"/>
        <w:ind w:firstLine="720"/>
      </w:pPr>
    </w:p>
    <w:p w:rsidR="00310C4B" w:rsidRPr="005F23D7" w:rsidRDefault="00310C4B">
      <w:pPr>
        <w:pStyle w:val="Heading2"/>
      </w:pPr>
      <w:bookmarkStart w:id="27" w:name="_Toc439994678"/>
      <w:bookmarkStart w:id="28" w:name="_Toc352609390"/>
      <w:r w:rsidRPr="005F23D7">
        <w:t>Design and Implementation Constraints</w:t>
      </w:r>
      <w:bookmarkEnd w:id="27"/>
      <w:bookmarkEnd w:id="28"/>
    </w:p>
    <w:p w:rsidR="00310C4B" w:rsidRDefault="00CE51BF" w:rsidP="00CE51BF">
      <w:pPr>
        <w:pStyle w:val="template"/>
        <w:numPr>
          <w:ilvl w:val="0"/>
          <w:numId w:val="8"/>
        </w:numPr>
      </w:pPr>
      <w:r>
        <w:t>Language requirements: the website must be multilingual, including the following languages: English, Vietnamese.</w:t>
      </w:r>
    </w:p>
    <w:p w:rsidR="00CE51BF" w:rsidRDefault="00CE51BF" w:rsidP="00CE51BF">
      <w:pPr>
        <w:pStyle w:val="template"/>
        <w:numPr>
          <w:ilvl w:val="0"/>
          <w:numId w:val="8"/>
        </w:numPr>
      </w:pPr>
      <w:r>
        <w:t>The website can use on any device: mobile, laptop, tablet.</w:t>
      </w:r>
    </w:p>
    <w:p w:rsidR="00310C4B" w:rsidRPr="005F23D7" w:rsidRDefault="00310C4B">
      <w:pPr>
        <w:pStyle w:val="Heading2"/>
      </w:pPr>
      <w:bookmarkStart w:id="29" w:name="_Toc439994680"/>
      <w:bookmarkStart w:id="30" w:name="_Toc352609391"/>
      <w:r w:rsidRPr="005F23D7">
        <w:t>Assumptions and Dependencies</w:t>
      </w:r>
      <w:bookmarkEnd w:id="29"/>
      <w:bookmarkEnd w:id="30"/>
    </w:p>
    <w:p w:rsidR="00310C4B" w:rsidRDefault="0080780C">
      <w:pPr>
        <w:pStyle w:val="template"/>
      </w:pPr>
      <w:r>
        <w:t>N/A</w:t>
      </w:r>
    </w:p>
    <w:p w:rsidR="00C64FA8" w:rsidRPr="00C64FA8" w:rsidRDefault="00310C4B" w:rsidP="00C64FA8">
      <w:pPr>
        <w:pStyle w:val="Heading1"/>
      </w:pPr>
      <w:bookmarkStart w:id="31" w:name="_Toc439994687"/>
      <w:bookmarkStart w:id="32" w:name="_Toc352609392"/>
      <w:bookmarkStart w:id="33" w:name="_Toc439994682"/>
      <w:r w:rsidRPr="005F23D7">
        <w:t>System Features</w:t>
      </w:r>
      <w:bookmarkEnd w:id="31"/>
      <w:bookmarkEnd w:id="32"/>
    </w:p>
    <w:tbl>
      <w:tblPr>
        <w:tblStyle w:val="TableGrid"/>
        <w:tblW w:w="9209" w:type="dxa"/>
        <w:tblLook w:val="04A0" w:firstRow="1" w:lastRow="0" w:firstColumn="1" w:lastColumn="0" w:noHBand="0" w:noVBand="1"/>
      </w:tblPr>
      <w:tblGrid>
        <w:gridCol w:w="1129"/>
        <w:gridCol w:w="2098"/>
        <w:gridCol w:w="5982"/>
      </w:tblGrid>
      <w:tr w:rsidR="00451BB8" w:rsidRPr="0017798E" w:rsidTr="009175D5">
        <w:tc>
          <w:tcPr>
            <w:tcW w:w="1129" w:type="dxa"/>
          </w:tcPr>
          <w:p w:rsidR="00451BB8" w:rsidRPr="0017798E" w:rsidRDefault="00451BB8" w:rsidP="009175D5">
            <w:pPr>
              <w:tabs>
                <w:tab w:val="left" w:pos="898"/>
              </w:tabs>
              <w:rPr>
                <w:rFonts w:cs="Times New Roman"/>
                <w:b/>
                <w:sz w:val="24"/>
                <w:szCs w:val="24"/>
              </w:rPr>
            </w:pPr>
            <w:r w:rsidRPr="0017798E">
              <w:rPr>
                <w:rFonts w:cs="Times New Roman"/>
                <w:b/>
                <w:sz w:val="24"/>
                <w:szCs w:val="24"/>
              </w:rPr>
              <w:t>ID</w:t>
            </w:r>
          </w:p>
        </w:tc>
        <w:tc>
          <w:tcPr>
            <w:tcW w:w="2098" w:type="dxa"/>
          </w:tcPr>
          <w:p w:rsidR="00451BB8" w:rsidRPr="0017798E" w:rsidRDefault="00451BB8" w:rsidP="009175D5">
            <w:pPr>
              <w:rPr>
                <w:rFonts w:cs="Times New Roman"/>
                <w:b/>
                <w:sz w:val="24"/>
                <w:szCs w:val="24"/>
              </w:rPr>
            </w:pPr>
            <w:r w:rsidRPr="0017798E">
              <w:rPr>
                <w:rFonts w:cs="Times New Roman"/>
                <w:b/>
                <w:sz w:val="24"/>
                <w:szCs w:val="24"/>
              </w:rPr>
              <w:t>Actor</w:t>
            </w:r>
          </w:p>
        </w:tc>
        <w:tc>
          <w:tcPr>
            <w:tcW w:w="5982" w:type="dxa"/>
          </w:tcPr>
          <w:p w:rsidR="00451BB8" w:rsidRPr="0017798E" w:rsidRDefault="00451BB8" w:rsidP="009175D5">
            <w:pPr>
              <w:rPr>
                <w:rFonts w:cs="Times New Roman"/>
                <w:b/>
                <w:sz w:val="24"/>
                <w:szCs w:val="24"/>
              </w:rPr>
            </w:pPr>
            <w:r w:rsidRPr="0017798E">
              <w:rPr>
                <w:rFonts w:cs="Times New Roman"/>
                <w:b/>
                <w:sz w:val="24"/>
                <w:szCs w:val="24"/>
              </w:rPr>
              <w:t>Name</w:t>
            </w:r>
          </w:p>
        </w:tc>
      </w:tr>
      <w:tr w:rsidR="00451BB8" w:rsidRPr="0017798E" w:rsidTr="009175D5">
        <w:tc>
          <w:tcPr>
            <w:tcW w:w="1129"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UC-1</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Guest</w:t>
            </w:r>
          </w:p>
        </w:tc>
        <w:tc>
          <w:tcPr>
            <w:tcW w:w="5982"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Register new account</w:t>
            </w:r>
          </w:p>
        </w:tc>
      </w:tr>
      <w:tr w:rsidR="00451BB8" w:rsidRPr="0017798E" w:rsidTr="009175D5">
        <w:tc>
          <w:tcPr>
            <w:tcW w:w="1129"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UC-2</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Guest, Admin, Manager</w:t>
            </w:r>
          </w:p>
        </w:tc>
        <w:tc>
          <w:tcPr>
            <w:tcW w:w="5982" w:type="dxa"/>
          </w:tcPr>
          <w:p w:rsidR="00451BB8" w:rsidRPr="0017798E" w:rsidRDefault="00F4165D" w:rsidP="009175D5">
            <w:pPr>
              <w:rPr>
                <w:rFonts w:eastAsia="MS Mincho" w:cs="Times New Roman"/>
                <w:sz w:val="24"/>
                <w:szCs w:val="24"/>
              </w:rPr>
            </w:pPr>
            <w:r>
              <w:rPr>
                <w:rFonts w:eastAsia="MS Mincho" w:cs="Times New Roman"/>
                <w:sz w:val="24"/>
                <w:szCs w:val="24"/>
              </w:rPr>
              <w:t>Login</w:t>
            </w:r>
          </w:p>
        </w:tc>
      </w:tr>
      <w:tr w:rsidR="00451BB8" w:rsidRPr="0017798E" w:rsidTr="009175D5">
        <w:tc>
          <w:tcPr>
            <w:tcW w:w="1129"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UC-3</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Guest</w:t>
            </w:r>
          </w:p>
        </w:tc>
        <w:tc>
          <w:tcPr>
            <w:tcW w:w="5982"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Sign in with Google account</w:t>
            </w:r>
          </w:p>
        </w:tc>
      </w:tr>
      <w:tr w:rsidR="00451BB8" w:rsidRPr="0017798E" w:rsidTr="009175D5">
        <w:tc>
          <w:tcPr>
            <w:tcW w:w="1129"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UC-4</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Guest</w:t>
            </w:r>
          </w:p>
        </w:tc>
        <w:tc>
          <w:tcPr>
            <w:tcW w:w="5982"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Sign in with Facebook account</w:t>
            </w:r>
          </w:p>
        </w:tc>
      </w:tr>
      <w:tr w:rsidR="00451BB8" w:rsidRPr="0017798E" w:rsidTr="009175D5">
        <w:tc>
          <w:tcPr>
            <w:tcW w:w="1129"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UC-5</w:t>
            </w:r>
          </w:p>
        </w:tc>
        <w:tc>
          <w:tcPr>
            <w:tcW w:w="2098" w:type="dxa"/>
          </w:tcPr>
          <w:p w:rsidR="00451BB8" w:rsidRPr="0017798E" w:rsidRDefault="00451BB8" w:rsidP="009175D5">
            <w:pPr>
              <w:rPr>
                <w:rFonts w:eastAsia="MS Mincho" w:cs="Times New Roman"/>
                <w:sz w:val="24"/>
                <w:szCs w:val="24"/>
              </w:rPr>
            </w:pPr>
            <w:r>
              <w:rPr>
                <w:rFonts w:eastAsia="MS Mincho" w:cs="Times New Roman"/>
                <w:sz w:val="24"/>
                <w:szCs w:val="24"/>
              </w:rPr>
              <w:t>Guest</w:t>
            </w:r>
          </w:p>
        </w:tc>
        <w:tc>
          <w:tcPr>
            <w:tcW w:w="5982"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Forgot password</w:t>
            </w:r>
          </w:p>
        </w:tc>
      </w:tr>
      <w:tr w:rsidR="00451BB8" w:rsidRPr="0017798E" w:rsidTr="009175D5">
        <w:tc>
          <w:tcPr>
            <w:tcW w:w="1129"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UC-</w:t>
            </w:r>
            <w:r w:rsidR="00EC78BE">
              <w:rPr>
                <w:rFonts w:eastAsia="MS Mincho" w:cs="Times New Roman"/>
                <w:sz w:val="24"/>
                <w:szCs w:val="24"/>
              </w:rPr>
              <w:t>6</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Guest, User</w:t>
            </w:r>
          </w:p>
        </w:tc>
        <w:tc>
          <w:tcPr>
            <w:tcW w:w="5982" w:type="dxa"/>
          </w:tcPr>
          <w:p w:rsidR="00451BB8" w:rsidRPr="0017798E" w:rsidRDefault="00451BB8" w:rsidP="00451BB8">
            <w:pPr>
              <w:keepNext/>
              <w:rPr>
                <w:rFonts w:eastAsia="MS Mincho" w:cs="Times New Roman"/>
                <w:sz w:val="24"/>
                <w:szCs w:val="24"/>
              </w:rPr>
            </w:pPr>
            <w:r w:rsidRPr="0017798E">
              <w:rPr>
                <w:rFonts w:eastAsia="MS Mincho" w:cs="Times New Roman"/>
                <w:sz w:val="24"/>
                <w:szCs w:val="24"/>
              </w:rPr>
              <w:t xml:space="preserve">Search </w:t>
            </w:r>
            <w:r>
              <w:rPr>
                <w:rFonts w:eastAsia="MS Mincho" w:cs="Times New Roman"/>
                <w:sz w:val="24"/>
                <w:szCs w:val="24"/>
              </w:rPr>
              <w:t>Products</w:t>
            </w:r>
            <w:r w:rsidRPr="0017798E">
              <w:rPr>
                <w:rFonts w:eastAsia="MS Mincho" w:cs="Times New Roman"/>
                <w:sz w:val="24"/>
                <w:szCs w:val="24"/>
              </w:rPr>
              <w:t xml:space="preserve"> by keywords</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UC-7</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Guest, User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Add to cart</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UC-8</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Guest, User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View shopping cart</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UC-9</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Guest, User</w:t>
            </w:r>
          </w:p>
        </w:tc>
        <w:tc>
          <w:tcPr>
            <w:tcW w:w="5982" w:type="dxa"/>
          </w:tcPr>
          <w:p w:rsidR="00451BB8" w:rsidRPr="0017798E" w:rsidRDefault="00451BB8" w:rsidP="00EC78BE">
            <w:pPr>
              <w:keepNext/>
              <w:rPr>
                <w:rFonts w:eastAsia="MS Mincho" w:cs="Times New Roman"/>
                <w:sz w:val="24"/>
                <w:szCs w:val="24"/>
              </w:rPr>
            </w:pPr>
            <w:r w:rsidRPr="0017798E">
              <w:rPr>
                <w:rFonts w:eastAsia="MS Mincho" w:cs="Times New Roman"/>
                <w:sz w:val="24"/>
                <w:szCs w:val="24"/>
              </w:rPr>
              <w:t xml:space="preserve">Edit </w:t>
            </w:r>
            <w:r w:rsidR="00CA490D">
              <w:t>quantity</w:t>
            </w:r>
            <w:r w:rsidR="00CA490D">
              <w:rPr>
                <w:rFonts w:eastAsia="MS Mincho" w:cs="Times New Roman"/>
                <w:sz w:val="24"/>
                <w:szCs w:val="24"/>
              </w:rPr>
              <w:t xml:space="preserve"> </w:t>
            </w:r>
            <w:r w:rsidR="00EC78BE">
              <w:rPr>
                <w:rFonts w:eastAsia="MS Mincho" w:cs="Times New Roman"/>
                <w:sz w:val="24"/>
                <w:szCs w:val="24"/>
              </w:rPr>
              <w:t xml:space="preserve">of each </w:t>
            </w:r>
            <w:r w:rsidRPr="0017798E">
              <w:rPr>
                <w:rFonts w:eastAsia="MS Mincho" w:cs="Times New Roman"/>
                <w:sz w:val="24"/>
                <w:szCs w:val="24"/>
              </w:rPr>
              <w:t>product in shopping cart</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UC-10</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Guest, User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Delete item in shopping cart</w:t>
            </w:r>
          </w:p>
        </w:tc>
      </w:tr>
      <w:tr w:rsidR="00451BB8" w:rsidRPr="0017798E" w:rsidTr="009175D5">
        <w:trPr>
          <w:trHeight w:val="367"/>
        </w:trPr>
        <w:tc>
          <w:tcPr>
            <w:tcW w:w="1129"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UC-1</w:t>
            </w:r>
            <w:r w:rsidR="00EC78BE">
              <w:rPr>
                <w:rFonts w:eastAsia="MS Mincho" w:cs="Times New Roman"/>
                <w:sz w:val="24"/>
                <w:szCs w:val="24"/>
              </w:rPr>
              <w:t>1</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Guest, User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Add shipping information</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UC-12</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Guest, User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Add payment information</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UC-13</w:t>
            </w:r>
          </w:p>
        </w:tc>
        <w:tc>
          <w:tcPr>
            <w:tcW w:w="2098" w:type="dxa"/>
          </w:tcPr>
          <w:p w:rsidR="00451BB8" w:rsidRPr="0017798E" w:rsidRDefault="00451BB8" w:rsidP="009175D5">
            <w:pPr>
              <w:rPr>
                <w:rFonts w:eastAsia="MS Mincho" w:cs="Times New Roman"/>
                <w:sz w:val="24"/>
                <w:szCs w:val="24"/>
                <w:lang w:val="vi-VN"/>
              </w:rPr>
            </w:pPr>
            <w:r w:rsidRPr="0017798E">
              <w:rPr>
                <w:rFonts w:eastAsia="MS Mincho" w:cs="Times New Roman"/>
                <w:sz w:val="24"/>
                <w:szCs w:val="24"/>
                <w:lang w:val="vi-VN"/>
              </w:rPr>
              <w:t>Guest, User</w:t>
            </w:r>
          </w:p>
        </w:tc>
        <w:tc>
          <w:tcPr>
            <w:tcW w:w="5982" w:type="dxa"/>
          </w:tcPr>
          <w:p w:rsidR="00451BB8" w:rsidRPr="0017798E" w:rsidRDefault="00451BB8" w:rsidP="009175D5">
            <w:pPr>
              <w:keepNext/>
              <w:rPr>
                <w:rFonts w:eastAsia="MS Mincho" w:cs="Times New Roman"/>
                <w:sz w:val="24"/>
                <w:szCs w:val="24"/>
                <w:lang w:val="vi-VN"/>
              </w:rPr>
            </w:pPr>
            <w:r w:rsidRPr="0017798E">
              <w:rPr>
                <w:rFonts w:eastAsia="MS Mincho" w:cs="Times New Roman"/>
                <w:sz w:val="24"/>
                <w:szCs w:val="24"/>
                <w:lang w:val="vi-VN"/>
              </w:rPr>
              <w:t>Payment</w:t>
            </w:r>
          </w:p>
        </w:tc>
      </w:tr>
      <w:tr w:rsidR="00451BB8" w:rsidRPr="0017798E" w:rsidTr="009175D5">
        <w:trPr>
          <w:trHeight w:val="422"/>
        </w:trPr>
        <w:tc>
          <w:tcPr>
            <w:tcW w:w="1129" w:type="dxa"/>
          </w:tcPr>
          <w:p w:rsidR="00451BB8" w:rsidRPr="001807F6" w:rsidRDefault="00EC78BE" w:rsidP="009175D5">
            <w:pPr>
              <w:rPr>
                <w:rFonts w:eastAsia="MS Mincho" w:cs="Times New Roman"/>
                <w:sz w:val="24"/>
                <w:szCs w:val="24"/>
              </w:rPr>
            </w:pPr>
            <w:r>
              <w:rPr>
                <w:rFonts w:eastAsia="MS Mincho" w:cs="Times New Roman"/>
                <w:sz w:val="24"/>
                <w:szCs w:val="24"/>
              </w:rPr>
              <w:t>UC-14</w:t>
            </w:r>
          </w:p>
        </w:tc>
        <w:tc>
          <w:tcPr>
            <w:tcW w:w="2098" w:type="dxa"/>
          </w:tcPr>
          <w:p w:rsidR="00451BB8" w:rsidRPr="001807F6" w:rsidRDefault="00451BB8" w:rsidP="009175D5">
            <w:pPr>
              <w:rPr>
                <w:rFonts w:eastAsia="MS Mincho" w:cs="Times New Roman"/>
                <w:sz w:val="24"/>
                <w:szCs w:val="24"/>
              </w:rPr>
            </w:pPr>
            <w:r w:rsidRPr="001807F6">
              <w:rPr>
                <w:rFonts w:eastAsia="MS Mincho" w:cs="Times New Roman"/>
                <w:sz w:val="24"/>
                <w:szCs w:val="24"/>
              </w:rPr>
              <w:t>Guest, User</w:t>
            </w:r>
          </w:p>
        </w:tc>
        <w:tc>
          <w:tcPr>
            <w:tcW w:w="5982" w:type="dxa"/>
          </w:tcPr>
          <w:p w:rsidR="00451BB8" w:rsidRPr="001807F6" w:rsidRDefault="00451BB8" w:rsidP="009175D5">
            <w:pPr>
              <w:keepNext/>
              <w:rPr>
                <w:rFonts w:eastAsia="MS Mincho" w:cs="Times New Roman"/>
                <w:sz w:val="24"/>
                <w:szCs w:val="24"/>
              </w:rPr>
            </w:pPr>
            <w:r w:rsidRPr="001807F6">
              <w:rPr>
                <w:rFonts w:eastAsia="MS Mincho" w:cs="Times New Roman"/>
                <w:sz w:val="24"/>
                <w:szCs w:val="24"/>
              </w:rPr>
              <w:t>Tracking order</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UC-15</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User, Admin, Manager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Sign out</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UC-16</w:t>
            </w:r>
          </w:p>
        </w:tc>
        <w:tc>
          <w:tcPr>
            <w:tcW w:w="2098" w:type="dxa"/>
          </w:tcPr>
          <w:p w:rsidR="00451BB8" w:rsidRPr="0017798E" w:rsidRDefault="00EC78BE" w:rsidP="009175D5">
            <w:pPr>
              <w:rPr>
                <w:rFonts w:eastAsia="MS Mincho" w:cs="Times New Roman"/>
                <w:sz w:val="24"/>
                <w:szCs w:val="24"/>
              </w:rPr>
            </w:pPr>
            <w:r w:rsidRPr="0017798E">
              <w:rPr>
                <w:rFonts w:eastAsia="MS Mincho" w:cs="Times New Roman"/>
                <w:sz w:val="24"/>
                <w:szCs w:val="24"/>
              </w:rPr>
              <w:t>Manager</w:t>
            </w:r>
          </w:p>
        </w:tc>
        <w:tc>
          <w:tcPr>
            <w:tcW w:w="5982" w:type="dxa"/>
          </w:tcPr>
          <w:p w:rsidR="00451BB8" w:rsidRPr="0017798E" w:rsidRDefault="00451BB8" w:rsidP="00EC78BE">
            <w:pPr>
              <w:keepNext/>
              <w:rPr>
                <w:rFonts w:eastAsia="MS Mincho" w:cs="Times New Roman"/>
                <w:sz w:val="24"/>
                <w:szCs w:val="24"/>
              </w:rPr>
            </w:pPr>
            <w:r w:rsidRPr="0017798E">
              <w:rPr>
                <w:rFonts w:eastAsia="MS Mincho" w:cs="Times New Roman"/>
                <w:sz w:val="24"/>
                <w:szCs w:val="24"/>
              </w:rPr>
              <w:t xml:space="preserve">Upload </w:t>
            </w:r>
            <w:r w:rsidR="00EC78BE">
              <w:rPr>
                <w:rFonts w:eastAsia="MS Mincho" w:cs="Times New Roman"/>
                <w:sz w:val="24"/>
                <w:szCs w:val="24"/>
              </w:rPr>
              <w:t>Product</w:t>
            </w:r>
          </w:p>
        </w:tc>
      </w:tr>
      <w:tr w:rsidR="00451BB8" w:rsidRPr="0017798E" w:rsidTr="009175D5">
        <w:trPr>
          <w:trHeight w:val="367"/>
        </w:trPr>
        <w:tc>
          <w:tcPr>
            <w:tcW w:w="1129" w:type="dxa"/>
          </w:tcPr>
          <w:p w:rsidR="00451BB8" w:rsidRPr="0017798E" w:rsidRDefault="00EC78BE" w:rsidP="009175D5">
            <w:pPr>
              <w:rPr>
                <w:rFonts w:eastAsia="MS Mincho" w:cs="Times New Roman"/>
              </w:rPr>
            </w:pPr>
            <w:r>
              <w:rPr>
                <w:rFonts w:eastAsia="MS Mincho" w:cs="Times New Roman"/>
              </w:rPr>
              <w:t>UC-17</w:t>
            </w:r>
          </w:p>
        </w:tc>
        <w:tc>
          <w:tcPr>
            <w:tcW w:w="2098" w:type="dxa"/>
          </w:tcPr>
          <w:p w:rsidR="00451BB8" w:rsidRPr="001807F6" w:rsidRDefault="00EC78BE" w:rsidP="009175D5">
            <w:pPr>
              <w:rPr>
                <w:rFonts w:eastAsia="MS Mincho" w:cs="Times New Roman"/>
                <w:sz w:val="24"/>
              </w:rPr>
            </w:pPr>
            <w:r w:rsidRPr="0017798E">
              <w:rPr>
                <w:rFonts w:eastAsia="MS Mincho" w:cs="Times New Roman"/>
                <w:sz w:val="24"/>
                <w:szCs w:val="24"/>
              </w:rPr>
              <w:t>Manager</w:t>
            </w:r>
          </w:p>
        </w:tc>
        <w:tc>
          <w:tcPr>
            <w:tcW w:w="5982" w:type="dxa"/>
          </w:tcPr>
          <w:p w:rsidR="00451BB8" w:rsidRPr="001807F6" w:rsidRDefault="00451BB8" w:rsidP="00EC78BE">
            <w:pPr>
              <w:keepNext/>
              <w:rPr>
                <w:rFonts w:eastAsia="MS Mincho" w:cs="Times New Roman"/>
                <w:sz w:val="24"/>
              </w:rPr>
            </w:pPr>
            <w:r w:rsidRPr="001807F6">
              <w:rPr>
                <w:rFonts w:eastAsia="MS Mincho" w:cs="Times New Roman"/>
                <w:sz w:val="24"/>
              </w:rPr>
              <w:t xml:space="preserve">Update </w:t>
            </w:r>
            <w:r w:rsidR="00EC78BE">
              <w:rPr>
                <w:rFonts w:eastAsia="MS Mincho" w:cs="Times New Roman"/>
                <w:sz w:val="24"/>
              </w:rPr>
              <w:t>Product</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lastRenderedPageBreak/>
              <w:t>UC-18</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User</w:t>
            </w:r>
          </w:p>
        </w:tc>
        <w:tc>
          <w:tcPr>
            <w:tcW w:w="5982" w:type="dxa"/>
          </w:tcPr>
          <w:p w:rsidR="00451BB8" w:rsidRPr="0017798E" w:rsidRDefault="00451BB8" w:rsidP="0095790C">
            <w:pPr>
              <w:keepNext/>
              <w:rPr>
                <w:rFonts w:eastAsia="MS Mincho" w:cs="Times New Roman"/>
                <w:sz w:val="24"/>
                <w:szCs w:val="24"/>
              </w:rPr>
            </w:pPr>
            <w:r w:rsidRPr="0017798E">
              <w:rPr>
                <w:rFonts w:eastAsia="MS Mincho" w:cs="Times New Roman"/>
                <w:sz w:val="24"/>
                <w:szCs w:val="24"/>
              </w:rPr>
              <w:t>View profile</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UC-19</w:t>
            </w:r>
          </w:p>
        </w:tc>
        <w:tc>
          <w:tcPr>
            <w:tcW w:w="2098" w:type="dxa"/>
          </w:tcPr>
          <w:p w:rsidR="00451BB8" w:rsidRPr="0017798E" w:rsidRDefault="0095790C" w:rsidP="0095790C">
            <w:pPr>
              <w:rPr>
                <w:rFonts w:eastAsia="MS Mincho" w:cs="Times New Roman"/>
                <w:sz w:val="24"/>
                <w:szCs w:val="24"/>
              </w:rPr>
            </w:pPr>
            <w:r w:rsidRPr="0017798E">
              <w:rPr>
                <w:rFonts w:eastAsia="MS Mincho" w:cs="Times New Roman"/>
                <w:sz w:val="24"/>
                <w:szCs w:val="24"/>
              </w:rPr>
              <w:t>User, Manager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Change password</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UC-20</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User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Update basic information</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UC-21</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User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Update bank account information</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UC-22</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User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Change status of design</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UC-23</w:t>
            </w:r>
          </w:p>
        </w:tc>
        <w:tc>
          <w:tcPr>
            <w:tcW w:w="2098" w:type="dxa"/>
          </w:tcPr>
          <w:p w:rsidR="00451BB8" w:rsidRPr="0017798E" w:rsidRDefault="00035B47" w:rsidP="009175D5">
            <w:pPr>
              <w:rPr>
                <w:rFonts w:eastAsia="MS Mincho" w:cs="Times New Roman"/>
                <w:sz w:val="24"/>
                <w:szCs w:val="24"/>
              </w:rPr>
            </w:pPr>
            <w:r w:rsidRPr="0017798E">
              <w:rPr>
                <w:rFonts w:eastAsia="MS Mincho" w:cs="Times New Roman"/>
                <w:sz w:val="24"/>
                <w:szCs w:val="24"/>
              </w:rPr>
              <w:t>User, Manager</w:t>
            </w:r>
          </w:p>
        </w:tc>
        <w:tc>
          <w:tcPr>
            <w:tcW w:w="5982" w:type="dxa"/>
          </w:tcPr>
          <w:p w:rsidR="00451BB8" w:rsidRPr="0017798E" w:rsidRDefault="00451BB8" w:rsidP="00EC78BE">
            <w:pPr>
              <w:keepNext/>
              <w:rPr>
                <w:rFonts w:eastAsia="MS Mincho" w:cs="Times New Roman"/>
                <w:sz w:val="24"/>
                <w:szCs w:val="24"/>
              </w:rPr>
            </w:pPr>
            <w:r w:rsidRPr="0017798E">
              <w:rPr>
                <w:rFonts w:eastAsia="MS Mincho" w:cs="Times New Roman"/>
                <w:sz w:val="24"/>
                <w:szCs w:val="24"/>
              </w:rPr>
              <w:t xml:space="preserve">View </w:t>
            </w:r>
            <w:r w:rsidR="00EC78BE">
              <w:rPr>
                <w:rFonts w:eastAsia="MS Mincho" w:cs="Times New Roman"/>
                <w:sz w:val="24"/>
                <w:szCs w:val="24"/>
              </w:rPr>
              <w:t>User’s</w:t>
            </w:r>
            <w:r w:rsidRPr="0017798E">
              <w:rPr>
                <w:rFonts w:eastAsia="MS Mincho" w:cs="Times New Roman"/>
                <w:sz w:val="24"/>
                <w:szCs w:val="24"/>
              </w:rPr>
              <w:t xml:space="preserve"> orders</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UC-24</w:t>
            </w:r>
          </w:p>
        </w:tc>
        <w:tc>
          <w:tcPr>
            <w:tcW w:w="2098" w:type="dxa"/>
          </w:tcPr>
          <w:p w:rsidR="00451BB8" w:rsidRPr="0017798E" w:rsidRDefault="00035B47" w:rsidP="009175D5">
            <w:pPr>
              <w:rPr>
                <w:rFonts w:eastAsia="MS Mincho" w:cs="Times New Roman"/>
                <w:sz w:val="24"/>
                <w:szCs w:val="24"/>
              </w:rPr>
            </w:pPr>
            <w:r w:rsidRPr="0017798E">
              <w:rPr>
                <w:rFonts w:eastAsia="MS Mincho" w:cs="Times New Roman"/>
                <w:sz w:val="24"/>
                <w:szCs w:val="24"/>
              </w:rPr>
              <w:t>User, Manager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View order's detail</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UC-25</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Admin</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Manage all user</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UC-26</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Admin</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Ban user</w:t>
            </w:r>
          </w:p>
        </w:tc>
      </w:tr>
      <w:tr w:rsidR="00451BB8" w:rsidRPr="0017798E" w:rsidTr="009175D5">
        <w:trPr>
          <w:trHeight w:val="367"/>
        </w:trPr>
        <w:tc>
          <w:tcPr>
            <w:tcW w:w="1129" w:type="dxa"/>
          </w:tcPr>
          <w:p w:rsidR="00451BB8" w:rsidRPr="0017798E" w:rsidRDefault="00EC78BE" w:rsidP="009175D5">
            <w:pPr>
              <w:rPr>
                <w:rFonts w:eastAsia="MS Mincho" w:cs="Times New Roman"/>
                <w:sz w:val="24"/>
                <w:szCs w:val="24"/>
              </w:rPr>
            </w:pPr>
            <w:r>
              <w:rPr>
                <w:rFonts w:eastAsia="MS Mincho" w:cs="Times New Roman"/>
                <w:sz w:val="24"/>
                <w:szCs w:val="24"/>
              </w:rPr>
              <w:t>UC-27</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Admin</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View user's detail information</w:t>
            </w:r>
          </w:p>
        </w:tc>
      </w:tr>
      <w:tr w:rsidR="00451BB8" w:rsidRPr="0017798E" w:rsidTr="009175D5">
        <w:trPr>
          <w:trHeight w:val="367"/>
        </w:trPr>
        <w:tc>
          <w:tcPr>
            <w:tcW w:w="1129" w:type="dxa"/>
          </w:tcPr>
          <w:p w:rsidR="00451BB8" w:rsidRPr="0017798E" w:rsidRDefault="00BF4CD4" w:rsidP="009175D5">
            <w:pPr>
              <w:rPr>
                <w:rFonts w:eastAsia="MS Mincho" w:cs="Times New Roman"/>
                <w:sz w:val="24"/>
                <w:szCs w:val="24"/>
              </w:rPr>
            </w:pPr>
            <w:r>
              <w:rPr>
                <w:rFonts w:eastAsia="MS Mincho" w:cs="Times New Roman"/>
                <w:sz w:val="24"/>
                <w:szCs w:val="24"/>
              </w:rPr>
              <w:t>UC-28</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Admin, Manager</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Manage order's detail</w:t>
            </w:r>
          </w:p>
        </w:tc>
      </w:tr>
      <w:tr w:rsidR="00451BB8" w:rsidRPr="0017798E" w:rsidTr="009175D5">
        <w:trPr>
          <w:trHeight w:val="367"/>
        </w:trPr>
        <w:tc>
          <w:tcPr>
            <w:tcW w:w="1129" w:type="dxa"/>
          </w:tcPr>
          <w:p w:rsidR="00451BB8" w:rsidRPr="0017798E" w:rsidRDefault="00BF4CD4" w:rsidP="009175D5">
            <w:pPr>
              <w:rPr>
                <w:rFonts w:eastAsia="MS Mincho" w:cs="Times New Roman"/>
                <w:sz w:val="24"/>
                <w:szCs w:val="24"/>
              </w:rPr>
            </w:pPr>
            <w:r>
              <w:rPr>
                <w:rFonts w:eastAsia="MS Mincho" w:cs="Times New Roman"/>
                <w:sz w:val="24"/>
                <w:szCs w:val="24"/>
              </w:rPr>
              <w:t>UC-29</w:t>
            </w:r>
          </w:p>
        </w:tc>
        <w:tc>
          <w:tcPr>
            <w:tcW w:w="2098" w:type="dxa"/>
          </w:tcPr>
          <w:p w:rsidR="00451BB8" w:rsidRPr="0017798E" w:rsidRDefault="00451BB8" w:rsidP="009175D5">
            <w:pPr>
              <w:rPr>
                <w:rFonts w:eastAsia="MS Mincho" w:cs="Times New Roman"/>
                <w:sz w:val="24"/>
                <w:szCs w:val="24"/>
              </w:rPr>
            </w:pPr>
            <w:r w:rsidRPr="0017798E">
              <w:rPr>
                <w:rFonts w:eastAsia="MS Mincho" w:cs="Times New Roman"/>
                <w:sz w:val="24"/>
                <w:szCs w:val="24"/>
              </w:rPr>
              <w:t>System</w:t>
            </w:r>
          </w:p>
        </w:tc>
        <w:tc>
          <w:tcPr>
            <w:tcW w:w="5982" w:type="dxa"/>
          </w:tcPr>
          <w:p w:rsidR="00451BB8" w:rsidRPr="0017798E" w:rsidRDefault="00451BB8" w:rsidP="009175D5">
            <w:pPr>
              <w:keepNext/>
              <w:rPr>
                <w:rFonts w:eastAsia="MS Mincho" w:cs="Times New Roman"/>
                <w:sz w:val="24"/>
                <w:szCs w:val="24"/>
              </w:rPr>
            </w:pPr>
            <w:r w:rsidRPr="0017798E">
              <w:rPr>
                <w:rFonts w:eastAsia="MS Mincho" w:cs="Times New Roman"/>
                <w:sz w:val="24"/>
                <w:szCs w:val="24"/>
              </w:rPr>
              <w:t>Send email that has password recover information's link</w:t>
            </w:r>
          </w:p>
        </w:tc>
      </w:tr>
    </w:tbl>
    <w:p w:rsidR="00451BB8" w:rsidRDefault="00CA27C7" w:rsidP="00D75BAB">
      <w:pPr>
        <w:pStyle w:val="Heading1"/>
        <w:numPr>
          <w:ilvl w:val="0"/>
          <w:numId w:val="0"/>
        </w:num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05pt;height:448.35pt">
            <v:imagedata r:id="rId16" o:title="Capture"/>
          </v:shape>
        </w:pict>
      </w:r>
    </w:p>
    <w:tbl>
      <w:tblPr>
        <w:tblW w:w="8566" w:type="dxa"/>
        <w:tblInd w:w="360" w:type="dxa"/>
        <w:tblLook w:val="04A0" w:firstRow="1" w:lastRow="0" w:firstColumn="1" w:lastColumn="0" w:noHBand="0" w:noVBand="1"/>
      </w:tblPr>
      <w:tblGrid>
        <w:gridCol w:w="2750"/>
        <w:gridCol w:w="1449"/>
        <w:gridCol w:w="1443"/>
        <w:gridCol w:w="1468"/>
        <w:gridCol w:w="1456"/>
      </w:tblGrid>
      <w:tr w:rsidR="00D14C3D" w:rsidRPr="00547849" w:rsidTr="009175D5">
        <w:trPr>
          <w:trHeight w:val="601"/>
        </w:trPr>
        <w:tc>
          <w:tcPr>
            <w:tcW w:w="261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D14C3D" w:rsidRPr="00547849" w:rsidRDefault="00D14C3D" w:rsidP="009175D5">
            <w:pPr>
              <w:rPr>
                <w:b/>
              </w:rPr>
            </w:pPr>
            <w:r w:rsidRPr="00547849">
              <w:rPr>
                <w:b/>
              </w:rPr>
              <w:t>Function</w:t>
            </w:r>
          </w:p>
        </w:tc>
        <w:tc>
          <w:tcPr>
            <w:tcW w:w="148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D14C3D" w:rsidRPr="00547849" w:rsidRDefault="00D14C3D" w:rsidP="009175D5">
            <w:pPr>
              <w:jc w:val="center"/>
              <w:rPr>
                <w:b/>
              </w:rPr>
            </w:pPr>
            <w:r w:rsidRPr="00547849">
              <w:rPr>
                <w:b/>
              </w:rPr>
              <w:t>Guest</w:t>
            </w:r>
          </w:p>
        </w:tc>
        <w:tc>
          <w:tcPr>
            <w:tcW w:w="148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D14C3D" w:rsidRPr="00547849" w:rsidRDefault="00D14C3D" w:rsidP="009175D5">
            <w:pPr>
              <w:jc w:val="center"/>
              <w:rPr>
                <w:b/>
              </w:rPr>
            </w:pPr>
            <w:r w:rsidRPr="00547849">
              <w:rPr>
                <w:b/>
              </w:rPr>
              <w:t>User</w:t>
            </w:r>
          </w:p>
        </w:tc>
        <w:tc>
          <w:tcPr>
            <w:tcW w:w="148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D14C3D" w:rsidRPr="00547849" w:rsidRDefault="00D14C3D" w:rsidP="009175D5">
            <w:pPr>
              <w:jc w:val="center"/>
              <w:rPr>
                <w:b/>
              </w:rPr>
            </w:pPr>
            <w:r w:rsidRPr="00547849">
              <w:rPr>
                <w:b/>
              </w:rPr>
              <w:t>Manager</w:t>
            </w:r>
          </w:p>
        </w:tc>
        <w:tc>
          <w:tcPr>
            <w:tcW w:w="148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D14C3D" w:rsidRPr="00547849" w:rsidRDefault="00D14C3D" w:rsidP="009175D5">
            <w:pPr>
              <w:jc w:val="center"/>
              <w:rPr>
                <w:b/>
              </w:rPr>
            </w:pPr>
            <w:r w:rsidRPr="00547849">
              <w:rPr>
                <w:b/>
              </w:rPr>
              <w:t>Admin</w:t>
            </w:r>
          </w:p>
        </w:tc>
      </w:tr>
      <w:tr w:rsidR="00D14C3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hideMark/>
          </w:tcPr>
          <w:p w:rsidR="00D14C3D" w:rsidRPr="00547849" w:rsidRDefault="00D14C3D" w:rsidP="009175D5">
            <w:r w:rsidRPr="00547849">
              <w:t>Login</w:t>
            </w:r>
          </w:p>
        </w:tc>
        <w:tc>
          <w:tcPr>
            <w:tcW w:w="1488" w:type="dxa"/>
            <w:tcBorders>
              <w:top w:val="single" w:sz="4" w:space="0" w:color="auto"/>
              <w:left w:val="single" w:sz="4" w:space="0" w:color="auto"/>
              <w:bottom w:val="single" w:sz="4" w:space="0" w:color="auto"/>
              <w:right w:val="single" w:sz="4" w:space="0" w:color="auto"/>
            </w:tcBorders>
            <w:hideMark/>
          </w:tcPr>
          <w:p w:rsidR="00D14C3D" w:rsidRPr="00547849" w:rsidRDefault="00D14C3D" w:rsidP="009175D5">
            <w:pPr>
              <w:jc w:val="center"/>
              <w:rPr>
                <w:b/>
              </w:rPr>
            </w:pPr>
            <w:r>
              <w:rPr>
                <w:b/>
              </w:rPr>
              <w:t>v</w:t>
            </w: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r>
              <w:rPr>
                <w:b/>
              </w:rPr>
              <w:t>v</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r>
              <w:rPr>
                <w:b/>
              </w:rPr>
              <w:t>v</w:t>
            </w: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r>
              <w:rPr>
                <w:noProof/>
                <w:lang w:eastAsia="zh-CN"/>
              </w:rPr>
              <w:t>v</w:t>
            </w:r>
          </w:p>
        </w:tc>
      </w:tr>
      <w:tr w:rsidR="00D14C3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hideMark/>
          </w:tcPr>
          <w:p w:rsidR="00D14C3D" w:rsidRPr="00547849" w:rsidRDefault="00D14C3D" w:rsidP="009175D5">
            <w:r w:rsidRPr="00547849">
              <w:t>Login</w:t>
            </w:r>
            <w:r>
              <w:t xml:space="preserve"> with google/</w:t>
            </w:r>
            <w:del w:id="34" w:author="PC" w:date="2019-03-16T23:03:00Z">
              <w:r w:rsidDel="00FB659F">
                <w:delText>facebook</w:delText>
              </w:r>
            </w:del>
            <w:ins w:id="35" w:author="PC" w:date="2019-03-16T23:03:00Z">
              <w:r w:rsidR="00FB659F">
                <w:t>Facebook</w:t>
              </w:r>
            </w:ins>
          </w:p>
        </w:tc>
        <w:tc>
          <w:tcPr>
            <w:tcW w:w="1488" w:type="dxa"/>
            <w:tcBorders>
              <w:top w:val="single" w:sz="4" w:space="0" w:color="auto"/>
              <w:left w:val="single" w:sz="4" w:space="0" w:color="auto"/>
              <w:bottom w:val="single" w:sz="4" w:space="0" w:color="auto"/>
              <w:right w:val="single" w:sz="4" w:space="0" w:color="auto"/>
            </w:tcBorders>
            <w:hideMark/>
          </w:tcPr>
          <w:p w:rsidR="00D14C3D" w:rsidRPr="00547849" w:rsidRDefault="00D14C3D" w:rsidP="009175D5">
            <w:pPr>
              <w:jc w:val="center"/>
              <w:rPr>
                <w:b/>
              </w:rPr>
            </w:pPr>
            <w:r>
              <w:rPr>
                <w:noProof/>
                <w:lang w:eastAsia="zh-CN"/>
              </w:rPr>
              <w:t>v</w:t>
            </w: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r>
              <w:rPr>
                <w:b/>
              </w:rPr>
              <w:t>v</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p>
        </w:tc>
      </w:tr>
      <w:tr w:rsidR="00D14C3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hideMark/>
          </w:tcPr>
          <w:p w:rsidR="00D14C3D" w:rsidRPr="00547849" w:rsidRDefault="00D14C3D" w:rsidP="009175D5">
            <w:r w:rsidRPr="00547849">
              <w:t>Register</w:t>
            </w:r>
          </w:p>
        </w:tc>
        <w:tc>
          <w:tcPr>
            <w:tcW w:w="1488" w:type="dxa"/>
            <w:tcBorders>
              <w:top w:val="single" w:sz="4" w:space="0" w:color="auto"/>
              <w:left w:val="single" w:sz="4" w:space="0" w:color="auto"/>
              <w:bottom w:val="single" w:sz="4" w:space="0" w:color="auto"/>
              <w:right w:val="single" w:sz="4" w:space="0" w:color="auto"/>
            </w:tcBorders>
            <w:hideMark/>
          </w:tcPr>
          <w:p w:rsidR="00D14C3D" w:rsidRPr="00547849" w:rsidRDefault="00D14C3D" w:rsidP="009175D5">
            <w:pPr>
              <w:jc w:val="center"/>
              <w:rPr>
                <w:b/>
              </w:rPr>
            </w:pPr>
            <w:r>
              <w:rPr>
                <w:noProof/>
                <w:lang w:eastAsia="zh-CN"/>
              </w:rPr>
              <w:t>v</w:t>
            </w: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p>
        </w:tc>
      </w:tr>
      <w:tr w:rsidR="00D14C3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D14C3D" w:rsidRPr="00547849" w:rsidRDefault="00D14C3D" w:rsidP="009175D5">
            <w:r w:rsidRPr="00547849">
              <w:t>Logout</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r>
              <w:rPr>
                <w:b/>
              </w:rPr>
              <w:t>v</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r>
              <w:rPr>
                <w:b/>
              </w:rPr>
              <w:t>v</w:t>
            </w: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b/>
              </w:rPr>
            </w:pPr>
            <w:r>
              <w:rPr>
                <w:b/>
              </w:rPr>
              <w:t>v</w:t>
            </w:r>
          </w:p>
        </w:tc>
      </w:tr>
      <w:tr w:rsidR="00D14C3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D14C3D" w:rsidRPr="00547849" w:rsidRDefault="00D14C3D" w:rsidP="009175D5">
            <w:r w:rsidRPr="00547849">
              <w:t>Forgot password</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r>
              <w:rPr>
                <w:noProof/>
                <w:lang w:eastAsia="zh-CN"/>
              </w:rPr>
              <w:t>v</w:t>
            </w: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r>
              <w:rPr>
                <w:noProof/>
                <w:lang w:eastAsia="zh-CN"/>
              </w:rPr>
              <w:t>v</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p>
        </w:tc>
      </w:tr>
      <w:tr w:rsidR="00D14C3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D14C3D" w:rsidRPr="00547849" w:rsidRDefault="00D14C3D" w:rsidP="009175D5">
            <w:r w:rsidRPr="00547849">
              <w:t>View profile</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r>
              <w:rPr>
                <w:noProof/>
                <w:lang w:eastAsia="zh-CN"/>
              </w:rPr>
              <w:t>v</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p>
        </w:tc>
      </w:tr>
      <w:tr w:rsidR="006A7106"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6A7106" w:rsidRPr="00547849" w:rsidRDefault="006A7106" w:rsidP="009175D5">
            <w:r>
              <w:t>Update profile</w:t>
            </w:r>
          </w:p>
        </w:tc>
        <w:tc>
          <w:tcPr>
            <w:tcW w:w="1488" w:type="dxa"/>
            <w:tcBorders>
              <w:top w:val="single" w:sz="4" w:space="0" w:color="auto"/>
              <w:left w:val="single" w:sz="4" w:space="0" w:color="auto"/>
              <w:bottom w:val="single" w:sz="4" w:space="0" w:color="auto"/>
              <w:right w:val="single" w:sz="4" w:space="0" w:color="auto"/>
            </w:tcBorders>
          </w:tcPr>
          <w:p w:rsidR="006A7106" w:rsidRPr="00547849" w:rsidRDefault="006A7106" w:rsidP="009175D5">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6A7106" w:rsidRDefault="006A7106" w:rsidP="009175D5">
            <w:pPr>
              <w:jc w:val="center"/>
              <w:rPr>
                <w:noProof/>
                <w:lang w:eastAsia="zh-CN"/>
              </w:rPr>
            </w:pPr>
            <w:r>
              <w:rPr>
                <w:noProof/>
                <w:lang w:eastAsia="zh-CN"/>
              </w:rPr>
              <w:t>v</w:t>
            </w:r>
          </w:p>
        </w:tc>
        <w:tc>
          <w:tcPr>
            <w:tcW w:w="1488" w:type="dxa"/>
            <w:tcBorders>
              <w:top w:val="single" w:sz="4" w:space="0" w:color="auto"/>
              <w:left w:val="single" w:sz="4" w:space="0" w:color="auto"/>
              <w:bottom w:val="single" w:sz="4" w:space="0" w:color="auto"/>
              <w:right w:val="single" w:sz="4" w:space="0" w:color="auto"/>
            </w:tcBorders>
          </w:tcPr>
          <w:p w:rsidR="006A7106" w:rsidRPr="00547849" w:rsidRDefault="006A7106" w:rsidP="009175D5">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6A7106" w:rsidRPr="00547849" w:rsidRDefault="006A7106" w:rsidP="009175D5">
            <w:pPr>
              <w:jc w:val="center"/>
              <w:rPr>
                <w:noProof/>
              </w:rPr>
            </w:pPr>
          </w:p>
        </w:tc>
      </w:tr>
      <w:tr w:rsidR="00D14C3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D14C3D" w:rsidRPr="00547849" w:rsidRDefault="00D14C3D" w:rsidP="009175D5">
            <w:r w:rsidRPr="00547849">
              <w:t>Change password</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r>
              <w:rPr>
                <w:noProof/>
                <w:lang w:eastAsia="zh-CN"/>
              </w:rPr>
              <w:t>v</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r>
              <w:rPr>
                <w:noProof/>
                <w:lang w:eastAsia="zh-CN"/>
              </w:rPr>
              <w:t>v</w:t>
            </w: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r>
              <w:rPr>
                <w:noProof/>
                <w:lang w:eastAsia="zh-CN"/>
              </w:rPr>
              <w:t>v</w:t>
            </w:r>
          </w:p>
        </w:tc>
      </w:tr>
      <w:tr w:rsidR="00D14C3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D14C3D" w:rsidRPr="00547849" w:rsidRDefault="00D14C3D" w:rsidP="009175D5">
            <w:r>
              <w:t>Search products</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r>
              <w:rPr>
                <w:noProof/>
                <w:lang w:eastAsia="zh-CN"/>
              </w:rPr>
              <w:t>v</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p>
        </w:tc>
      </w:tr>
      <w:tr w:rsidR="00D14C3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D14C3D" w:rsidRPr="00547849" w:rsidRDefault="00D14C3D" w:rsidP="009175D5">
            <w:r w:rsidRPr="00547849">
              <w:lastRenderedPageBreak/>
              <w:t>Update Users  information</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95790C" w:rsidP="009175D5">
            <w:pPr>
              <w:jc w:val="center"/>
              <w:rPr>
                <w:noProof/>
              </w:rPr>
            </w:pPr>
            <w:r>
              <w:rPr>
                <w:noProof/>
                <w:lang w:eastAsia="zh-CN"/>
              </w:rPr>
              <w:t>v</w:t>
            </w:r>
          </w:p>
        </w:tc>
        <w:tc>
          <w:tcPr>
            <w:tcW w:w="1488"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D14C3D" w:rsidRPr="00547849" w:rsidRDefault="00D14C3D" w:rsidP="009175D5">
            <w:pPr>
              <w:jc w:val="center"/>
              <w:rPr>
                <w:noProof/>
              </w:rPr>
            </w:pPr>
          </w:p>
        </w:tc>
      </w:tr>
      <w:tr w:rsidR="001B7C9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1B7C9D" w:rsidRPr="00547849" w:rsidRDefault="001B7C9D" w:rsidP="001B7C9D">
            <w:r w:rsidRPr="00547849">
              <w:t xml:space="preserve">Add </w:t>
            </w:r>
            <w:r>
              <w:t xml:space="preserve">product </w:t>
            </w:r>
            <w:r w:rsidRPr="00547849">
              <w:t>to cart</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lang w:eastAsia="zh-CN"/>
              </w:rPr>
              <w:t>v</w:t>
            </w: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lang w:eastAsia="zh-CN"/>
              </w:rPr>
              <w:t>v</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r>
      <w:tr w:rsidR="001B7C9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rPr>
                <w:color w:val="000000"/>
                <w:shd w:val="clear" w:color="auto" w:fill="FFFFFF"/>
              </w:rPr>
            </w:pPr>
            <w:r w:rsidRPr="00547849">
              <w:rPr>
                <w:color w:val="000000"/>
                <w:shd w:val="clear" w:color="auto" w:fill="FFFFFF"/>
              </w:rPr>
              <w:t>Delete products in shopping cart</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rPr>
              <w:t>v</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r>
      <w:tr w:rsidR="001B7C9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rPr>
                <w:color w:val="000000"/>
                <w:shd w:val="clear" w:color="auto" w:fill="FFFFFF"/>
              </w:rPr>
            </w:pPr>
            <w:r>
              <w:rPr>
                <w:color w:val="000000"/>
                <w:shd w:val="clear" w:color="auto" w:fill="FFFFFF"/>
              </w:rPr>
              <w:t>View cart</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lang w:eastAsia="zh-CN"/>
              </w:rPr>
              <w:t>v</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r>
      <w:tr w:rsidR="001B7C9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rPr>
                <w:color w:val="000000"/>
                <w:shd w:val="clear" w:color="auto" w:fill="FFFFFF"/>
              </w:rPr>
            </w:pPr>
            <w:r>
              <w:rPr>
                <w:color w:val="000000"/>
                <w:shd w:val="clear" w:color="auto" w:fill="FFFFFF"/>
              </w:rPr>
              <w:t>Edit number of each product in cart</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rPr>
              <w:t>v</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r>
      <w:tr w:rsidR="001B7C9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1B7C9D" w:rsidRPr="00547849" w:rsidRDefault="001B7C9D" w:rsidP="001B7C9D">
            <w:r>
              <w:t>Update Payment</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lang w:eastAsia="zh-CN"/>
              </w:rPr>
              <w:t>v</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r>
      <w:tr w:rsidR="001B7C9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1B7C9D" w:rsidRPr="00547849" w:rsidRDefault="001B7C9D" w:rsidP="001B7C9D">
            <w:r>
              <w:t>Add payment info</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rPr>
              <w:t>v</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r>
      <w:tr w:rsidR="001B7C9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rPr>
                <w:color w:val="000000"/>
                <w:shd w:val="clear" w:color="auto" w:fill="FFFFFF"/>
              </w:rPr>
            </w:pPr>
            <w:r>
              <w:rPr>
                <w:color w:val="000000"/>
                <w:shd w:val="clear" w:color="auto" w:fill="FFFFFF"/>
              </w:rPr>
              <w:t>Add shipping info</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lang w:eastAsia="zh-CN"/>
              </w:rPr>
              <w:t>v</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r>
      <w:tr w:rsidR="001B7C9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rPr>
                <w:color w:val="000000"/>
                <w:shd w:val="clear" w:color="auto" w:fill="FFFFFF"/>
              </w:rPr>
            </w:pPr>
            <w:r>
              <w:rPr>
                <w:color w:val="000000"/>
                <w:shd w:val="clear" w:color="auto" w:fill="FFFFFF"/>
              </w:rPr>
              <w:t>Tracking order</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r>
              <w:rPr>
                <w:noProof/>
                <w:lang w:eastAsia="zh-CN"/>
              </w:rPr>
              <w:t>v</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r>
      <w:tr w:rsidR="001B7C9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1B7C9D" w:rsidRPr="00547849" w:rsidRDefault="006A7106" w:rsidP="001B7C9D">
            <w:pPr>
              <w:rPr>
                <w:color w:val="000000"/>
                <w:shd w:val="clear" w:color="auto" w:fill="FFFFFF"/>
              </w:rPr>
            </w:pPr>
            <w:r>
              <w:rPr>
                <w:color w:val="000000"/>
                <w:shd w:val="clear" w:color="auto" w:fill="FFFFFF"/>
              </w:rPr>
              <w:t>Upload product</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6A7106" w:rsidP="001B7C9D">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r>
      <w:tr w:rsidR="001B7C9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1B7C9D" w:rsidRPr="00547849" w:rsidRDefault="006A7106" w:rsidP="001B7C9D">
            <w:pPr>
              <w:rPr>
                <w:color w:val="000000"/>
                <w:shd w:val="clear" w:color="auto" w:fill="FFFFFF"/>
              </w:rPr>
            </w:pPr>
            <w:r>
              <w:rPr>
                <w:color w:val="000000"/>
                <w:shd w:val="clear" w:color="auto" w:fill="FFFFFF"/>
              </w:rPr>
              <w:t>Update product</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6A7106" w:rsidP="001B7C9D">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r>
      <w:tr w:rsidR="001B7C9D"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1B7C9D" w:rsidRPr="00547849" w:rsidRDefault="006A7106" w:rsidP="001B7C9D">
            <w:pPr>
              <w:rPr>
                <w:color w:val="000000"/>
                <w:shd w:val="clear" w:color="auto" w:fill="FFFFFF"/>
              </w:rPr>
            </w:pPr>
            <w:r>
              <w:rPr>
                <w:color w:val="000000"/>
                <w:shd w:val="clear" w:color="auto" w:fill="FFFFFF"/>
              </w:rPr>
              <w:t>Change status product</w:t>
            </w: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c>
          <w:tcPr>
            <w:tcW w:w="1488" w:type="dxa"/>
            <w:tcBorders>
              <w:top w:val="single" w:sz="4" w:space="0" w:color="auto"/>
              <w:left w:val="single" w:sz="4" w:space="0" w:color="auto"/>
              <w:bottom w:val="single" w:sz="4" w:space="0" w:color="auto"/>
              <w:right w:val="single" w:sz="4" w:space="0" w:color="auto"/>
            </w:tcBorders>
          </w:tcPr>
          <w:p w:rsidR="001B7C9D" w:rsidRPr="00547849" w:rsidRDefault="006A7106" w:rsidP="001B7C9D">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1B7C9D" w:rsidRPr="00547849" w:rsidRDefault="001B7C9D" w:rsidP="001B7C9D">
            <w:pPr>
              <w:jc w:val="center"/>
              <w:rPr>
                <w:noProof/>
              </w:rPr>
            </w:pPr>
          </w:p>
        </w:tc>
      </w:tr>
      <w:tr w:rsidR="006A7106"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6A7106" w:rsidRPr="006A7106" w:rsidRDefault="006A7106" w:rsidP="006A7106">
            <w:pPr>
              <w:pStyle w:val="HTMLPreformatted"/>
              <w:shd w:val="clear" w:color="auto" w:fill="FFFFFF"/>
              <w:spacing w:line="540" w:lineRule="atLeast"/>
              <w:rPr>
                <w:rFonts w:ascii="Times New Roman" w:hAnsi="Times New Roman" w:cs="Times New Roman"/>
                <w:color w:val="000000"/>
                <w:sz w:val="24"/>
                <w:szCs w:val="24"/>
              </w:rPr>
            </w:pPr>
            <w:r w:rsidRPr="006A7106">
              <w:rPr>
                <w:rFonts w:ascii="Times New Roman" w:hAnsi="Times New Roman" w:cs="Times New Roman"/>
                <w:color w:val="000000"/>
                <w:sz w:val="24"/>
                <w:szCs w:val="24"/>
                <w:shd w:val="clear" w:color="auto" w:fill="FFFFFF"/>
              </w:rPr>
              <w:t xml:space="preserve">Upload </w:t>
            </w:r>
            <w:r w:rsidRPr="006A7106">
              <w:rPr>
                <w:rFonts w:ascii="Times New Roman" w:hAnsi="Times New Roman" w:cs="Times New Roman"/>
                <w:color w:val="000000"/>
                <w:sz w:val="24"/>
                <w:szCs w:val="24"/>
                <w:lang w:val="en"/>
              </w:rPr>
              <w:t>manufacturer</w:t>
            </w:r>
          </w:p>
          <w:p w:rsidR="006A7106" w:rsidRPr="00547849" w:rsidRDefault="006A7106" w:rsidP="006A7106">
            <w:pPr>
              <w:rPr>
                <w:color w:val="000000"/>
                <w:shd w:val="clear" w:color="auto" w:fill="FFFFFF"/>
              </w:rPr>
            </w:pPr>
          </w:p>
        </w:tc>
        <w:tc>
          <w:tcPr>
            <w:tcW w:w="1488"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c>
          <w:tcPr>
            <w:tcW w:w="1488"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r>
      <w:tr w:rsidR="006A7106"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rPr>
                <w:color w:val="000000"/>
                <w:shd w:val="clear" w:color="auto" w:fill="FFFFFF"/>
              </w:rPr>
            </w:pPr>
            <w:r>
              <w:rPr>
                <w:color w:val="000000"/>
                <w:shd w:val="clear" w:color="auto" w:fill="FFFFFF"/>
              </w:rPr>
              <w:t xml:space="preserve">Update </w:t>
            </w:r>
            <w:r w:rsidRPr="006A7106">
              <w:rPr>
                <w:color w:val="000000"/>
                <w:szCs w:val="24"/>
                <w:lang w:val="en"/>
              </w:rPr>
              <w:t>manufacturer</w:t>
            </w:r>
          </w:p>
        </w:tc>
        <w:tc>
          <w:tcPr>
            <w:tcW w:w="1488"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c>
          <w:tcPr>
            <w:tcW w:w="1488"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r>
      <w:tr w:rsidR="006A7106"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rPr>
                <w:color w:val="000000"/>
                <w:shd w:val="clear" w:color="auto" w:fill="FFFFFF"/>
              </w:rPr>
            </w:pPr>
            <w:r>
              <w:rPr>
                <w:color w:val="000000"/>
                <w:shd w:val="clear" w:color="auto" w:fill="FFFFFF"/>
              </w:rPr>
              <w:t xml:space="preserve">Change status </w:t>
            </w:r>
            <w:r w:rsidRPr="006A7106">
              <w:rPr>
                <w:color w:val="000000"/>
                <w:szCs w:val="24"/>
                <w:lang w:val="en"/>
              </w:rPr>
              <w:t>manufacturer</w:t>
            </w:r>
          </w:p>
        </w:tc>
        <w:tc>
          <w:tcPr>
            <w:tcW w:w="1488"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c>
          <w:tcPr>
            <w:tcW w:w="1488"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r>
      <w:tr w:rsidR="006A7106"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6A7106" w:rsidRDefault="00035B47" w:rsidP="006A7106">
            <w:pPr>
              <w:rPr>
                <w:color w:val="000000"/>
                <w:shd w:val="clear" w:color="auto" w:fill="FFFFFF"/>
              </w:rPr>
            </w:pPr>
            <w:r>
              <w:rPr>
                <w:color w:val="000000"/>
                <w:shd w:val="clear" w:color="auto" w:fill="FFFFFF"/>
              </w:rPr>
              <w:t>View user’s order</w:t>
            </w:r>
          </w:p>
        </w:tc>
        <w:tc>
          <w:tcPr>
            <w:tcW w:w="1488"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6A7106" w:rsidRPr="00547849" w:rsidRDefault="00035B47" w:rsidP="006A7106">
            <w:pPr>
              <w:jc w:val="center"/>
              <w:rPr>
                <w:noProof/>
              </w:rPr>
            </w:pPr>
            <w:r>
              <w:rPr>
                <w:noProof/>
              </w:rPr>
              <w:t>v</w:t>
            </w:r>
          </w:p>
        </w:tc>
        <w:tc>
          <w:tcPr>
            <w:tcW w:w="1488" w:type="dxa"/>
            <w:tcBorders>
              <w:top w:val="single" w:sz="4" w:space="0" w:color="auto"/>
              <w:left w:val="single" w:sz="4" w:space="0" w:color="auto"/>
              <w:bottom w:val="single" w:sz="4" w:space="0" w:color="auto"/>
              <w:right w:val="single" w:sz="4" w:space="0" w:color="auto"/>
            </w:tcBorders>
          </w:tcPr>
          <w:p w:rsidR="006A7106" w:rsidRDefault="00035B47" w:rsidP="006A7106">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r>
      <w:tr w:rsidR="006A7106" w:rsidRPr="00547849" w:rsidTr="009175D5">
        <w:trPr>
          <w:trHeight w:val="290"/>
        </w:trPr>
        <w:tc>
          <w:tcPr>
            <w:tcW w:w="2612" w:type="dxa"/>
            <w:tcBorders>
              <w:top w:val="single" w:sz="4" w:space="0" w:color="auto"/>
              <w:left w:val="single" w:sz="4" w:space="0" w:color="auto"/>
              <w:bottom w:val="single" w:sz="4" w:space="0" w:color="auto"/>
              <w:right w:val="single" w:sz="4" w:space="0" w:color="auto"/>
            </w:tcBorders>
          </w:tcPr>
          <w:p w:rsidR="006A7106" w:rsidRDefault="00035B47" w:rsidP="006A7106">
            <w:pPr>
              <w:rPr>
                <w:color w:val="000000"/>
                <w:shd w:val="clear" w:color="auto" w:fill="FFFFFF"/>
              </w:rPr>
            </w:pPr>
            <w:r>
              <w:rPr>
                <w:color w:val="000000"/>
                <w:shd w:val="clear" w:color="auto" w:fill="FFFFFF"/>
              </w:rPr>
              <w:t>Change status order</w:t>
            </w:r>
          </w:p>
        </w:tc>
        <w:tc>
          <w:tcPr>
            <w:tcW w:w="1488"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c>
          <w:tcPr>
            <w:tcW w:w="1489"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c>
          <w:tcPr>
            <w:tcW w:w="1488" w:type="dxa"/>
            <w:tcBorders>
              <w:top w:val="single" w:sz="4" w:space="0" w:color="auto"/>
              <w:left w:val="single" w:sz="4" w:space="0" w:color="auto"/>
              <w:bottom w:val="single" w:sz="4" w:space="0" w:color="auto"/>
              <w:right w:val="single" w:sz="4" w:space="0" w:color="auto"/>
            </w:tcBorders>
          </w:tcPr>
          <w:p w:rsidR="006A7106" w:rsidRDefault="00035B47" w:rsidP="006A7106">
            <w:pPr>
              <w:jc w:val="center"/>
              <w:rPr>
                <w:noProof/>
              </w:rPr>
            </w:pPr>
            <w:r>
              <w:rPr>
                <w:noProof/>
              </w:rPr>
              <w:t>v</w:t>
            </w:r>
          </w:p>
        </w:tc>
        <w:tc>
          <w:tcPr>
            <w:tcW w:w="1489" w:type="dxa"/>
            <w:tcBorders>
              <w:top w:val="single" w:sz="4" w:space="0" w:color="auto"/>
              <w:left w:val="single" w:sz="4" w:space="0" w:color="auto"/>
              <w:bottom w:val="single" w:sz="4" w:space="0" w:color="auto"/>
              <w:right w:val="single" w:sz="4" w:space="0" w:color="auto"/>
            </w:tcBorders>
          </w:tcPr>
          <w:p w:rsidR="006A7106" w:rsidRPr="00547849" w:rsidRDefault="006A7106" w:rsidP="006A7106">
            <w:pPr>
              <w:jc w:val="center"/>
              <w:rPr>
                <w:noProof/>
              </w:rPr>
            </w:pPr>
          </w:p>
        </w:tc>
      </w:tr>
    </w:tbl>
    <w:p w:rsidR="00D14C3D" w:rsidRPr="00D14C3D" w:rsidRDefault="00D14C3D" w:rsidP="00D14C3D"/>
    <w:p w:rsidR="00310C4B" w:rsidRDefault="009175D5" w:rsidP="009175D5">
      <w:pPr>
        <w:pStyle w:val="Heading2"/>
      </w:pPr>
      <w:r>
        <w:lastRenderedPageBreak/>
        <w:t>Register new account</w:t>
      </w:r>
    </w:p>
    <w:p w:rsidR="002A5E51" w:rsidRPr="002A5E51" w:rsidRDefault="00CA27C7" w:rsidP="002A5E51">
      <w:pPr>
        <w:pStyle w:val="Title"/>
      </w:pPr>
      <w:r>
        <w:pict>
          <v:shape id="_x0000_i1026" type="#_x0000_t75" style="width:482.05pt;height:325.4pt">
            <v:imagedata r:id="rId17" o:title="loginDG"/>
          </v:shape>
        </w:pict>
      </w:r>
    </w:p>
    <w:p w:rsidR="00310C4B" w:rsidRPr="005F23D7" w:rsidRDefault="00310C4B" w:rsidP="00BC2175">
      <w:pPr>
        <w:pStyle w:val="Heading3"/>
      </w:pPr>
      <w:r w:rsidRPr="005F23D7">
        <w:tab/>
      </w:r>
      <w:r w:rsidR="009175D5">
        <w:t>Screen Design</w:t>
      </w:r>
    </w:p>
    <w:p w:rsidR="00B62E41" w:rsidRDefault="00B62E41" w:rsidP="00B62E41">
      <w:pPr>
        <w:pStyle w:val="BullList"/>
        <w:numPr>
          <w:ilvl w:val="0"/>
          <w:numId w:val="0"/>
        </w:numPr>
      </w:pPr>
    </w:p>
    <w:p w:rsidR="002A5E51" w:rsidRDefault="00CA27C7" w:rsidP="00B62E41">
      <w:pPr>
        <w:pStyle w:val="BullList"/>
        <w:numPr>
          <w:ilvl w:val="0"/>
          <w:numId w:val="0"/>
        </w:numPr>
      </w:pPr>
      <w:r>
        <w:pict>
          <v:shape id="_x0000_i1027" type="#_x0000_t75" style="width:482.05pt;height:325.4pt">
            <v:imagedata r:id="rId17" o:title="loginDG"/>
          </v:shape>
        </w:pict>
      </w:r>
    </w:p>
    <w:p w:rsidR="00B35583" w:rsidRPr="00BC2175" w:rsidRDefault="00CA27C7" w:rsidP="002A5E51">
      <w:pPr>
        <w:pStyle w:val="Title"/>
      </w:pPr>
      <w:r>
        <w:pict>
          <v:shape id="_x0000_i1028" type="#_x0000_t75" style="width:481.55pt;height:160.35pt">
            <v:imagedata r:id="rId18" o:title="register"/>
          </v:shape>
        </w:pict>
      </w:r>
    </w:p>
    <w:p w:rsidR="00310C4B" w:rsidRDefault="00310C4B" w:rsidP="00BC2175">
      <w:pPr>
        <w:pStyle w:val="Heading3"/>
      </w:pPr>
      <w:r w:rsidRPr="005F23D7">
        <w:lastRenderedPageBreak/>
        <w:tab/>
      </w:r>
      <w:r w:rsidR="009175D5">
        <w:t xml:space="preserve">Screen </w:t>
      </w:r>
      <w:del w:id="36" w:author="PC" w:date="2019-03-16T23:03:00Z">
        <w:r w:rsidR="009175D5" w:rsidDel="00FB659F">
          <w:delText>Denfinition</w:delText>
        </w:r>
      </w:del>
      <w:ins w:id="37" w:author="PC" w:date="2019-03-16T23:03:00Z">
        <w:r w:rsidR="00FB659F">
          <w:t>Definition</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756"/>
        <w:gridCol w:w="1137"/>
        <w:gridCol w:w="1537"/>
        <w:gridCol w:w="1357"/>
        <w:gridCol w:w="2407"/>
      </w:tblGrid>
      <w:tr w:rsidR="009175D5" w:rsidRPr="00A87523" w:rsidTr="00594F13">
        <w:tc>
          <w:tcPr>
            <w:tcW w:w="670" w:type="dxa"/>
          </w:tcPr>
          <w:p w:rsidR="009175D5" w:rsidRPr="00A87523" w:rsidRDefault="009175D5" w:rsidP="009175D5">
            <w:pPr>
              <w:rPr>
                <w:b/>
              </w:rPr>
            </w:pPr>
            <w:r>
              <w:rPr>
                <w:b/>
              </w:rPr>
              <w:t>STT</w:t>
            </w:r>
          </w:p>
        </w:tc>
        <w:tc>
          <w:tcPr>
            <w:tcW w:w="2756" w:type="dxa"/>
          </w:tcPr>
          <w:p w:rsidR="009175D5" w:rsidRPr="00A87523" w:rsidRDefault="009175D5" w:rsidP="009175D5">
            <w:pPr>
              <w:rPr>
                <w:b/>
              </w:rPr>
            </w:pPr>
            <w:r w:rsidRPr="00A87523">
              <w:rPr>
                <w:b/>
              </w:rPr>
              <w:t>Field Name</w:t>
            </w:r>
          </w:p>
        </w:tc>
        <w:tc>
          <w:tcPr>
            <w:tcW w:w="1137" w:type="dxa"/>
          </w:tcPr>
          <w:p w:rsidR="009175D5" w:rsidRPr="00A87523" w:rsidRDefault="009175D5" w:rsidP="009175D5">
            <w:pPr>
              <w:rPr>
                <w:b/>
              </w:rPr>
            </w:pPr>
            <w:r w:rsidRPr="00A87523">
              <w:rPr>
                <w:b/>
              </w:rPr>
              <w:t>Type</w:t>
            </w:r>
          </w:p>
        </w:tc>
        <w:tc>
          <w:tcPr>
            <w:tcW w:w="1537" w:type="dxa"/>
          </w:tcPr>
          <w:p w:rsidR="009175D5" w:rsidRPr="00A87523" w:rsidRDefault="009175D5" w:rsidP="009175D5">
            <w:pPr>
              <w:rPr>
                <w:b/>
              </w:rPr>
            </w:pPr>
            <w:r w:rsidRPr="00A87523">
              <w:rPr>
                <w:b/>
              </w:rPr>
              <w:t>Mandatory</w:t>
            </w:r>
          </w:p>
        </w:tc>
        <w:tc>
          <w:tcPr>
            <w:tcW w:w="1357" w:type="dxa"/>
          </w:tcPr>
          <w:p w:rsidR="009175D5" w:rsidRPr="00A87523" w:rsidRDefault="009175D5" w:rsidP="009175D5">
            <w:pPr>
              <w:rPr>
                <w:b/>
              </w:rPr>
            </w:pPr>
            <w:r w:rsidRPr="00A87523">
              <w:rPr>
                <w:b/>
              </w:rPr>
              <w:t>Max Length</w:t>
            </w:r>
          </w:p>
        </w:tc>
        <w:tc>
          <w:tcPr>
            <w:tcW w:w="2407" w:type="dxa"/>
          </w:tcPr>
          <w:p w:rsidR="009175D5" w:rsidRPr="00A87523" w:rsidRDefault="009175D5" w:rsidP="009175D5">
            <w:pPr>
              <w:rPr>
                <w:b/>
              </w:rPr>
            </w:pPr>
            <w:r w:rsidRPr="00A87523">
              <w:rPr>
                <w:b/>
              </w:rPr>
              <w:t>Description</w:t>
            </w:r>
          </w:p>
        </w:tc>
      </w:tr>
      <w:tr w:rsidR="009175D5" w:rsidRPr="003E2079" w:rsidTr="00594F13">
        <w:tc>
          <w:tcPr>
            <w:tcW w:w="670" w:type="dxa"/>
          </w:tcPr>
          <w:p w:rsidR="009175D5" w:rsidRPr="003E2079" w:rsidRDefault="009175D5" w:rsidP="009175D5">
            <w:r w:rsidRPr="003E2079">
              <w:t>1</w:t>
            </w:r>
          </w:p>
        </w:tc>
        <w:tc>
          <w:tcPr>
            <w:tcW w:w="2756" w:type="dxa"/>
          </w:tcPr>
          <w:p w:rsidR="009175D5" w:rsidRPr="003E2079" w:rsidRDefault="009175D5" w:rsidP="009175D5">
            <w:r w:rsidRPr="003E2079">
              <w:t>User Name</w:t>
            </w:r>
          </w:p>
        </w:tc>
        <w:tc>
          <w:tcPr>
            <w:tcW w:w="1137" w:type="dxa"/>
          </w:tcPr>
          <w:p w:rsidR="009175D5" w:rsidRPr="003E2079" w:rsidRDefault="009175D5" w:rsidP="009175D5">
            <w:r w:rsidRPr="003E2079">
              <w:t>Text</w:t>
            </w:r>
          </w:p>
        </w:tc>
        <w:tc>
          <w:tcPr>
            <w:tcW w:w="1537" w:type="dxa"/>
          </w:tcPr>
          <w:p w:rsidR="009175D5" w:rsidRPr="003E2079" w:rsidRDefault="009175D5" w:rsidP="009175D5">
            <w:r>
              <w:t>Yes</w:t>
            </w:r>
          </w:p>
        </w:tc>
        <w:tc>
          <w:tcPr>
            <w:tcW w:w="1357" w:type="dxa"/>
          </w:tcPr>
          <w:p w:rsidR="009175D5" w:rsidRPr="003E2079" w:rsidRDefault="009175D5" w:rsidP="009175D5">
            <w:r w:rsidRPr="003E2079">
              <w:t>20</w:t>
            </w:r>
          </w:p>
        </w:tc>
        <w:tc>
          <w:tcPr>
            <w:tcW w:w="2407" w:type="dxa"/>
          </w:tcPr>
          <w:p w:rsidR="009175D5" w:rsidRPr="003E2079" w:rsidRDefault="009175D5" w:rsidP="009175D5"/>
        </w:tc>
      </w:tr>
      <w:tr w:rsidR="009175D5" w:rsidRPr="003E2079" w:rsidTr="00594F13">
        <w:tc>
          <w:tcPr>
            <w:tcW w:w="670" w:type="dxa"/>
          </w:tcPr>
          <w:p w:rsidR="009175D5" w:rsidRPr="003E2079" w:rsidRDefault="009175D5" w:rsidP="009175D5">
            <w:r w:rsidRPr="003E2079">
              <w:t>2</w:t>
            </w:r>
          </w:p>
        </w:tc>
        <w:tc>
          <w:tcPr>
            <w:tcW w:w="2756" w:type="dxa"/>
          </w:tcPr>
          <w:p w:rsidR="009175D5" w:rsidRPr="003E2079" w:rsidRDefault="009175D5" w:rsidP="009175D5">
            <w:r w:rsidRPr="003E2079">
              <w:t>Password</w:t>
            </w:r>
          </w:p>
        </w:tc>
        <w:tc>
          <w:tcPr>
            <w:tcW w:w="1137" w:type="dxa"/>
          </w:tcPr>
          <w:p w:rsidR="009175D5" w:rsidRPr="003E2079" w:rsidRDefault="00AA7F70" w:rsidP="009175D5">
            <w:r>
              <w:t>Password</w:t>
            </w:r>
          </w:p>
        </w:tc>
        <w:tc>
          <w:tcPr>
            <w:tcW w:w="1537" w:type="dxa"/>
          </w:tcPr>
          <w:p w:rsidR="009175D5" w:rsidRPr="003E2079" w:rsidRDefault="009175D5" w:rsidP="009175D5">
            <w:r>
              <w:t>Yes</w:t>
            </w:r>
          </w:p>
        </w:tc>
        <w:tc>
          <w:tcPr>
            <w:tcW w:w="1357" w:type="dxa"/>
          </w:tcPr>
          <w:p w:rsidR="009175D5" w:rsidRPr="003E2079" w:rsidRDefault="009175D5" w:rsidP="009175D5">
            <w:r w:rsidRPr="003E2079">
              <w:t>20</w:t>
            </w:r>
          </w:p>
        </w:tc>
        <w:tc>
          <w:tcPr>
            <w:tcW w:w="2407" w:type="dxa"/>
          </w:tcPr>
          <w:p w:rsidR="009175D5" w:rsidRPr="003E2079" w:rsidRDefault="009175D5" w:rsidP="009175D5">
            <w:r>
              <w:t>Display "*" instead of clear character</w:t>
            </w:r>
          </w:p>
        </w:tc>
      </w:tr>
      <w:tr w:rsidR="00AA7F70" w:rsidRPr="003E2079" w:rsidTr="00594F13">
        <w:tc>
          <w:tcPr>
            <w:tcW w:w="670" w:type="dxa"/>
          </w:tcPr>
          <w:p w:rsidR="00AA7F70" w:rsidRPr="003E2079" w:rsidRDefault="00AA7F70" w:rsidP="009175D5">
            <w:r>
              <w:t>3</w:t>
            </w:r>
          </w:p>
        </w:tc>
        <w:tc>
          <w:tcPr>
            <w:tcW w:w="2756" w:type="dxa"/>
          </w:tcPr>
          <w:p w:rsidR="00AA7F70" w:rsidRPr="003E2079" w:rsidRDefault="00AA7F70" w:rsidP="009175D5">
            <w:r>
              <w:t>Confirm Password</w:t>
            </w:r>
          </w:p>
        </w:tc>
        <w:tc>
          <w:tcPr>
            <w:tcW w:w="1137" w:type="dxa"/>
          </w:tcPr>
          <w:p w:rsidR="00AA7F70" w:rsidRPr="003E2079" w:rsidRDefault="00AA7F70" w:rsidP="009175D5">
            <w:r>
              <w:t>Password</w:t>
            </w:r>
          </w:p>
        </w:tc>
        <w:tc>
          <w:tcPr>
            <w:tcW w:w="1537" w:type="dxa"/>
          </w:tcPr>
          <w:p w:rsidR="00AA7F70" w:rsidRDefault="006E36B4" w:rsidP="009175D5">
            <w:r>
              <w:t xml:space="preserve">Yes </w:t>
            </w:r>
          </w:p>
        </w:tc>
        <w:tc>
          <w:tcPr>
            <w:tcW w:w="1357" w:type="dxa"/>
          </w:tcPr>
          <w:p w:rsidR="00AA7F70" w:rsidRPr="003E2079" w:rsidRDefault="006E36B4" w:rsidP="009175D5">
            <w:r>
              <w:t xml:space="preserve">20 </w:t>
            </w:r>
          </w:p>
        </w:tc>
        <w:tc>
          <w:tcPr>
            <w:tcW w:w="2407" w:type="dxa"/>
          </w:tcPr>
          <w:p w:rsidR="00AA7F70" w:rsidRDefault="006E36B4" w:rsidP="009175D5">
            <w:r>
              <w:t>Display "*" instead of clear character</w:t>
            </w:r>
          </w:p>
        </w:tc>
      </w:tr>
      <w:tr w:rsidR="00594F13" w:rsidRPr="003E2079" w:rsidTr="00594F13">
        <w:tc>
          <w:tcPr>
            <w:tcW w:w="670" w:type="dxa"/>
          </w:tcPr>
          <w:p w:rsidR="00594F13" w:rsidRPr="003E2079" w:rsidRDefault="00594F13" w:rsidP="00594F13">
            <w:r>
              <w:t>4</w:t>
            </w:r>
          </w:p>
        </w:tc>
        <w:tc>
          <w:tcPr>
            <w:tcW w:w="2756" w:type="dxa"/>
          </w:tcPr>
          <w:p w:rsidR="00594F13" w:rsidRPr="003E2079" w:rsidRDefault="00594F13" w:rsidP="00594F13">
            <w:r>
              <w:t xml:space="preserve">Name </w:t>
            </w:r>
          </w:p>
        </w:tc>
        <w:tc>
          <w:tcPr>
            <w:tcW w:w="1137" w:type="dxa"/>
          </w:tcPr>
          <w:p w:rsidR="00594F13" w:rsidRPr="003E2079" w:rsidRDefault="00594F13" w:rsidP="00594F13">
            <w:r w:rsidRPr="003E2079">
              <w:t>Text</w:t>
            </w:r>
          </w:p>
        </w:tc>
        <w:tc>
          <w:tcPr>
            <w:tcW w:w="1537" w:type="dxa"/>
          </w:tcPr>
          <w:p w:rsidR="00594F13" w:rsidRPr="003E2079" w:rsidRDefault="00594F13" w:rsidP="00594F13">
            <w:r>
              <w:t>Yes</w:t>
            </w:r>
          </w:p>
        </w:tc>
        <w:tc>
          <w:tcPr>
            <w:tcW w:w="1357" w:type="dxa"/>
          </w:tcPr>
          <w:p w:rsidR="00594F13" w:rsidRPr="003E2079" w:rsidRDefault="00594F13" w:rsidP="00594F13">
            <w:r>
              <w:t>30</w:t>
            </w:r>
          </w:p>
        </w:tc>
        <w:tc>
          <w:tcPr>
            <w:tcW w:w="2407" w:type="dxa"/>
          </w:tcPr>
          <w:p w:rsidR="00594F13" w:rsidRDefault="00594F13" w:rsidP="00594F13"/>
        </w:tc>
      </w:tr>
      <w:tr w:rsidR="00594F13" w:rsidRPr="003E2079" w:rsidTr="00594F13">
        <w:tc>
          <w:tcPr>
            <w:tcW w:w="670" w:type="dxa"/>
          </w:tcPr>
          <w:p w:rsidR="00594F13" w:rsidRDefault="00594F13" w:rsidP="00594F13">
            <w:r>
              <w:t>5</w:t>
            </w:r>
          </w:p>
        </w:tc>
        <w:tc>
          <w:tcPr>
            <w:tcW w:w="2756" w:type="dxa"/>
          </w:tcPr>
          <w:p w:rsidR="00594F13" w:rsidRDefault="00594F13" w:rsidP="00594F13">
            <w:r>
              <w:t>Email</w:t>
            </w:r>
          </w:p>
        </w:tc>
        <w:tc>
          <w:tcPr>
            <w:tcW w:w="1137" w:type="dxa"/>
          </w:tcPr>
          <w:p w:rsidR="00594F13" w:rsidRPr="003E2079" w:rsidRDefault="00594F13" w:rsidP="00594F13">
            <w:r>
              <w:t xml:space="preserve">Email </w:t>
            </w:r>
          </w:p>
        </w:tc>
        <w:tc>
          <w:tcPr>
            <w:tcW w:w="1537" w:type="dxa"/>
          </w:tcPr>
          <w:p w:rsidR="00594F13" w:rsidRDefault="00594F13" w:rsidP="00594F13">
            <w:r>
              <w:t>Yes</w:t>
            </w:r>
          </w:p>
        </w:tc>
        <w:tc>
          <w:tcPr>
            <w:tcW w:w="1357" w:type="dxa"/>
          </w:tcPr>
          <w:p w:rsidR="00594F13" w:rsidRDefault="00594F13" w:rsidP="00594F13">
            <w:r>
              <w:t>30</w:t>
            </w:r>
          </w:p>
        </w:tc>
        <w:tc>
          <w:tcPr>
            <w:tcW w:w="2407" w:type="dxa"/>
          </w:tcPr>
          <w:p w:rsidR="00594F13" w:rsidRDefault="00594F13" w:rsidP="00594F13"/>
        </w:tc>
      </w:tr>
      <w:tr w:rsidR="00042244" w:rsidRPr="003E2079" w:rsidTr="00594F13">
        <w:tc>
          <w:tcPr>
            <w:tcW w:w="670" w:type="dxa"/>
          </w:tcPr>
          <w:p w:rsidR="00042244" w:rsidRDefault="00042244" w:rsidP="00594F13">
            <w:r>
              <w:t>6</w:t>
            </w:r>
          </w:p>
        </w:tc>
        <w:tc>
          <w:tcPr>
            <w:tcW w:w="2756" w:type="dxa"/>
          </w:tcPr>
          <w:p w:rsidR="00042244" w:rsidRDefault="00042244" w:rsidP="00594F13">
            <w:r>
              <w:t>Phone</w:t>
            </w:r>
          </w:p>
        </w:tc>
        <w:tc>
          <w:tcPr>
            <w:tcW w:w="1137" w:type="dxa"/>
          </w:tcPr>
          <w:p w:rsidR="00042244" w:rsidRDefault="00042244" w:rsidP="00594F13">
            <w:r>
              <w:t>Text</w:t>
            </w:r>
          </w:p>
        </w:tc>
        <w:tc>
          <w:tcPr>
            <w:tcW w:w="1537" w:type="dxa"/>
          </w:tcPr>
          <w:p w:rsidR="00042244" w:rsidRDefault="00042244" w:rsidP="00594F13">
            <w:r>
              <w:t>yes</w:t>
            </w:r>
          </w:p>
        </w:tc>
        <w:tc>
          <w:tcPr>
            <w:tcW w:w="1357" w:type="dxa"/>
          </w:tcPr>
          <w:p w:rsidR="00042244" w:rsidRDefault="00042244" w:rsidP="00594F13">
            <w:r>
              <w:t>20</w:t>
            </w:r>
          </w:p>
        </w:tc>
        <w:tc>
          <w:tcPr>
            <w:tcW w:w="2407" w:type="dxa"/>
          </w:tcPr>
          <w:p w:rsidR="00042244" w:rsidRDefault="00042244" w:rsidP="00594F13"/>
        </w:tc>
      </w:tr>
      <w:tr w:rsidR="00594F13" w:rsidRPr="003E2079" w:rsidTr="00594F13">
        <w:tc>
          <w:tcPr>
            <w:tcW w:w="670" w:type="dxa"/>
          </w:tcPr>
          <w:p w:rsidR="00594F13" w:rsidRPr="003E2079" w:rsidRDefault="00042244" w:rsidP="00594F13">
            <w:r>
              <w:t>7</w:t>
            </w:r>
          </w:p>
        </w:tc>
        <w:tc>
          <w:tcPr>
            <w:tcW w:w="2756" w:type="dxa"/>
          </w:tcPr>
          <w:p w:rsidR="00594F13" w:rsidRPr="003E2079" w:rsidRDefault="002317F8" w:rsidP="00594F13">
            <w:r>
              <w:t>submit</w:t>
            </w:r>
          </w:p>
        </w:tc>
        <w:tc>
          <w:tcPr>
            <w:tcW w:w="1137" w:type="dxa"/>
          </w:tcPr>
          <w:p w:rsidR="00594F13" w:rsidRPr="003E2079" w:rsidRDefault="00594F13" w:rsidP="00594F13">
            <w:r>
              <w:t>Button</w:t>
            </w:r>
          </w:p>
        </w:tc>
        <w:tc>
          <w:tcPr>
            <w:tcW w:w="1537" w:type="dxa"/>
          </w:tcPr>
          <w:p w:rsidR="00594F13" w:rsidRPr="003E2079" w:rsidRDefault="00594F13" w:rsidP="00594F13"/>
        </w:tc>
        <w:tc>
          <w:tcPr>
            <w:tcW w:w="1357" w:type="dxa"/>
          </w:tcPr>
          <w:p w:rsidR="00594F13" w:rsidRPr="003E2079" w:rsidRDefault="00594F13" w:rsidP="00594F13"/>
        </w:tc>
        <w:tc>
          <w:tcPr>
            <w:tcW w:w="2407" w:type="dxa"/>
          </w:tcPr>
          <w:p w:rsidR="00594F13" w:rsidRPr="003E2079" w:rsidRDefault="002317F8" w:rsidP="00594F13">
            <w:r>
              <w:t>submit</w:t>
            </w:r>
            <w:r>
              <w:rPr>
                <w:szCs w:val="22"/>
              </w:rPr>
              <w:t xml:space="preserve"> </w:t>
            </w:r>
            <w:r w:rsidR="00594F13">
              <w:t>data to server</w:t>
            </w:r>
          </w:p>
        </w:tc>
      </w:tr>
    </w:tbl>
    <w:p w:rsidR="009175D5" w:rsidRPr="009175D5" w:rsidRDefault="009175D5" w:rsidP="009175D5"/>
    <w:p w:rsidR="00BC2175" w:rsidRDefault="00136EA3" w:rsidP="00BC2175">
      <w:pPr>
        <w:pStyle w:val="Heading3"/>
      </w:pPr>
      <w:r>
        <w:t>Use case Specification</w:t>
      </w:r>
    </w:p>
    <w:tbl>
      <w:tblPr>
        <w:tblW w:w="101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21"/>
        <w:gridCol w:w="2237"/>
        <w:gridCol w:w="1738"/>
        <w:gridCol w:w="4285"/>
      </w:tblGrid>
      <w:tr w:rsidR="00136EA3" w:rsidRPr="00DA4AC1" w:rsidTr="00941BD7">
        <w:trPr>
          <w:trHeight w:val="740"/>
        </w:trPr>
        <w:tc>
          <w:tcPr>
            <w:tcW w:w="1921" w:type="dxa"/>
          </w:tcPr>
          <w:p w:rsidR="00136EA3" w:rsidRPr="00DA4AC1" w:rsidRDefault="00136EA3" w:rsidP="00941BD7">
            <w:pPr>
              <w:jc w:val="right"/>
              <w:rPr>
                <w:szCs w:val="22"/>
              </w:rPr>
            </w:pPr>
            <w:r w:rsidRPr="00DA4AC1">
              <w:rPr>
                <w:szCs w:val="22"/>
              </w:rPr>
              <w:t>UC ID and Name:</w:t>
            </w:r>
          </w:p>
        </w:tc>
        <w:tc>
          <w:tcPr>
            <w:tcW w:w="8260" w:type="dxa"/>
            <w:gridSpan w:val="3"/>
          </w:tcPr>
          <w:p w:rsidR="00136EA3" w:rsidRPr="00DA4AC1" w:rsidRDefault="00136EA3" w:rsidP="00941BD7">
            <w:pPr>
              <w:rPr>
                <w:szCs w:val="22"/>
              </w:rPr>
            </w:pPr>
            <w:r>
              <w:rPr>
                <w:rFonts w:ascii="Helvetica" w:hAnsi="Helvetica" w:cs="Helvetica"/>
                <w:color w:val="337AB7"/>
                <w:sz w:val="20"/>
                <w:lang w:eastAsia="ja-JP"/>
              </w:rPr>
              <w:t>UC01_Register new account</w:t>
            </w:r>
          </w:p>
        </w:tc>
      </w:tr>
      <w:tr w:rsidR="00136EA3" w:rsidRPr="00DA4AC1" w:rsidTr="00AA7F70">
        <w:trPr>
          <w:trHeight w:val="339"/>
        </w:trPr>
        <w:tc>
          <w:tcPr>
            <w:tcW w:w="1921" w:type="dxa"/>
          </w:tcPr>
          <w:p w:rsidR="00136EA3" w:rsidRPr="00DA4AC1" w:rsidRDefault="00136EA3" w:rsidP="00941BD7">
            <w:pPr>
              <w:jc w:val="right"/>
              <w:rPr>
                <w:szCs w:val="22"/>
              </w:rPr>
            </w:pPr>
            <w:r w:rsidRPr="00DA4AC1">
              <w:rPr>
                <w:szCs w:val="22"/>
              </w:rPr>
              <w:t>Created By:</w:t>
            </w:r>
          </w:p>
        </w:tc>
        <w:tc>
          <w:tcPr>
            <w:tcW w:w="2237" w:type="dxa"/>
          </w:tcPr>
          <w:p w:rsidR="00136EA3" w:rsidRPr="00DA4AC1" w:rsidRDefault="00136EA3" w:rsidP="00941BD7">
            <w:pPr>
              <w:rPr>
                <w:szCs w:val="22"/>
              </w:rPr>
            </w:pPr>
            <w:r>
              <w:rPr>
                <w:szCs w:val="22"/>
              </w:rPr>
              <w:t>Thienndse05883</w:t>
            </w:r>
          </w:p>
        </w:tc>
        <w:tc>
          <w:tcPr>
            <w:tcW w:w="1738" w:type="dxa"/>
          </w:tcPr>
          <w:p w:rsidR="00136EA3" w:rsidRPr="00DA4AC1" w:rsidRDefault="00136EA3" w:rsidP="00941BD7">
            <w:pPr>
              <w:jc w:val="right"/>
              <w:rPr>
                <w:szCs w:val="22"/>
              </w:rPr>
            </w:pPr>
            <w:r w:rsidRPr="00DA4AC1">
              <w:rPr>
                <w:szCs w:val="22"/>
              </w:rPr>
              <w:t>Date Created:</w:t>
            </w:r>
          </w:p>
        </w:tc>
        <w:tc>
          <w:tcPr>
            <w:tcW w:w="4285" w:type="dxa"/>
          </w:tcPr>
          <w:p w:rsidR="00136EA3" w:rsidRPr="00DA4AC1" w:rsidRDefault="00136EA3" w:rsidP="00941BD7">
            <w:pPr>
              <w:rPr>
                <w:szCs w:val="22"/>
              </w:rPr>
            </w:pPr>
            <w:r>
              <w:rPr>
                <w:szCs w:val="22"/>
              </w:rPr>
              <w:t>21/01/2019</w:t>
            </w:r>
          </w:p>
        </w:tc>
      </w:tr>
      <w:tr w:rsidR="00136EA3" w:rsidRPr="00DA4AC1" w:rsidTr="00AA7F70">
        <w:trPr>
          <w:trHeight w:val="339"/>
        </w:trPr>
        <w:tc>
          <w:tcPr>
            <w:tcW w:w="1921" w:type="dxa"/>
          </w:tcPr>
          <w:p w:rsidR="00136EA3" w:rsidRPr="00DA4AC1" w:rsidRDefault="00136EA3" w:rsidP="00941BD7">
            <w:pPr>
              <w:jc w:val="right"/>
              <w:rPr>
                <w:szCs w:val="22"/>
              </w:rPr>
            </w:pPr>
            <w:r w:rsidRPr="00DA4AC1">
              <w:rPr>
                <w:szCs w:val="22"/>
              </w:rPr>
              <w:t>Primary Actor:</w:t>
            </w:r>
          </w:p>
        </w:tc>
        <w:tc>
          <w:tcPr>
            <w:tcW w:w="2237" w:type="dxa"/>
          </w:tcPr>
          <w:p w:rsidR="00136EA3" w:rsidRPr="00DA4AC1" w:rsidRDefault="00136EA3" w:rsidP="00941BD7">
            <w:pPr>
              <w:rPr>
                <w:szCs w:val="22"/>
              </w:rPr>
            </w:pPr>
            <w:r>
              <w:rPr>
                <w:szCs w:val="22"/>
              </w:rPr>
              <w:t>Guest</w:t>
            </w:r>
          </w:p>
        </w:tc>
        <w:tc>
          <w:tcPr>
            <w:tcW w:w="1738" w:type="dxa"/>
          </w:tcPr>
          <w:p w:rsidR="00136EA3" w:rsidRPr="00DA4AC1" w:rsidRDefault="00136EA3" w:rsidP="00941BD7">
            <w:pPr>
              <w:jc w:val="right"/>
              <w:rPr>
                <w:szCs w:val="22"/>
              </w:rPr>
            </w:pPr>
            <w:r w:rsidRPr="00DA4AC1">
              <w:rPr>
                <w:szCs w:val="22"/>
              </w:rPr>
              <w:t>Secondary Actors:</w:t>
            </w:r>
          </w:p>
        </w:tc>
        <w:tc>
          <w:tcPr>
            <w:tcW w:w="4285" w:type="dxa"/>
          </w:tcPr>
          <w:p w:rsidR="00136EA3" w:rsidRPr="00DA4AC1" w:rsidRDefault="00136EA3" w:rsidP="00941BD7">
            <w:pPr>
              <w:rPr>
                <w:szCs w:val="22"/>
              </w:rPr>
            </w:pPr>
            <w:r>
              <w:rPr>
                <w:szCs w:val="22"/>
              </w:rPr>
              <w:t>User</w:t>
            </w:r>
          </w:p>
        </w:tc>
      </w:tr>
      <w:tr w:rsidR="00136EA3" w:rsidRPr="00BA6EAF" w:rsidTr="00941BD7">
        <w:trPr>
          <w:trHeight w:val="397"/>
        </w:trPr>
        <w:tc>
          <w:tcPr>
            <w:tcW w:w="1921" w:type="dxa"/>
          </w:tcPr>
          <w:p w:rsidR="00136EA3" w:rsidRPr="00DA4AC1" w:rsidRDefault="00136EA3" w:rsidP="00941BD7">
            <w:pPr>
              <w:jc w:val="right"/>
              <w:rPr>
                <w:szCs w:val="22"/>
              </w:rPr>
            </w:pPr>
            <w:r w:rsidRPr="00DA4AC1">
              <w:rPr>
                <w:szCs w:val="22"/>
              </w:rPr>
              <w:t>Trigger:</w:t>
            </w:r>
          </w:p>
        </w:tc>
        <w:tc>
          <w:tcPr>
            <w:tcW w:w="8260" w:type="dxa"/>
            <w:gridSpan w:val="3"/>
          </w:tcPr>
          <w:p w:rsidR="00136EA3" w:rsidRPr="00BA6EAF" w:rsidRDefault="00083325" w:rsidP="00941BD7">
            <w:pPr>
              <w:shd w:val="clear" w:color="auto" w:fill="FFFFFF"/>
              <w:spacing w:before="100" w:beforeAutospacing="1" w:after="75"/>
              <w:rPr>
                <w:rFonts w:ascii="Helvetica" w:hAnsi="Helvetica" w:cs="Helvetica"/>
                <w:color w:val="333333"/>
                <w:sz w:val="20"/>
                <w:lang w:eastAsia="ja-JP"/>
              </w:rPr>
            </w:pPr>
            <w:r>
              <w:rPr>
                <w:rFonts w:ascii="Helvetica" w:hAnsi="Helvetica" w:cs="Helvetica"/>
                <w:color w:val="333333"/>
                <w:sz w:val="20"/>
                <w:lang w:eastAsia="ja-JP"/>
              </w:rPr>
              <w:t>Guest click</w:t>
            </w:r>
            <w:r w:rsidR="002D2FB7">
              <w:rPr>
                <w:rFonts w:ascii="Helvetica" w:hAnsi="Helvetica" w:cs="Helvetica"/>
                <w:color w:val="333333"/>
                <w:sz w:val="20"/>
                <w:lang w:eastAsia="ja-JP"/>
              </w:rPr>
              <w:t xml:space="preserve"> </w:t>
            </w:r>
            <w:r w:rsidR="002D2FB7">
              <w:rPr>
                <w:szCs w:val="22"/>
              </w:rPr>
              <w:t>on</w:t>
            </w:r>
            <w:r>
              <w:rPr>
                <w:rFonts w:ascii="Helvetica" w:hAnsi="Helvetica" w:cs="Helvetica"/>
                <w:color w:val="333333"/>
                <w:sz w:val="20"/>
                <w:lang w:eastAsia="ja-JP"/>
              </w:rPr>
              <w:t xml:space="preserve"> </w:t>
            </w:r>
            <w:r w:rsidR="002317F8">
              <w:t>submit</w:t>
            </w:r>
            <w:r w:rsidR="002317F8">
              <w:rPr>
                <w:szCs w:val="22"/>
              </w:rPr>
              <w:t xml:space="preserve"> </w:t>
            </w:r>
            <w:r>
              <w:rPr>
                <w:rFonts w:ascii="Helvetica" w:hAnsi="Helvetica" w:cs="Helvetica"/>
                <w:color w:val="333333"/>
                <w:sz w:val="20"/>
                <w:lang w:eastAsia="ja-JP"/>
              </w:rPr>
              <w:t>button</w:t>
            </w:r>
          </w:p>
        </w:tc>
      </w:tr>
      <w:tr w:rsidR="00136EA3" w:rsidRPr="00DA4AC1" w:rsidTr="00941BD7">
        <w:trPr>
          <w:trHeight w:val="779"/>
        </w:trPr>
        <w:tc>
          <w:tcPr>
            <w:tcW w:w="1921" w:type="dxa"/>
          </w:tcPr>
          <w:p w:rsidR="00136EA3" w:rsidRPr="00DA4AC1" w:rsidRDefault="00136EA3" w:rsidP="00941BD7">
            <w:pPr>
              <w:jc w:val="right"/>
              <w:rPr>
                <w:szCs w:val="22"/>
              </w:rPr>
            </w:pPr>
            <w:r w:rsidRPr="00DA4AC1">
              <w:rPr>
                <w:szCs w:val="22"/>
              </w:rPr>
              <w:t>Description:</w:t>
            </w:r>
          </w:p>
        </w:tc>
        <w:tc>
          <w:tcPr>
            <w:tcW w:w="8260" w:type="dxa"/>
            <w:gridSpan w:val="3"/>
          </w:tcPr>
          <w:p w:rsidR="00136EA3" w:rsidRPr="00BA6EAF" w:rsidRDefault="00136EA3" w:rsidP="00136EA3">
            <w:pPr>
              <w:shd w:val="clear" w:color="auto" w:fill="FFFFFF"/>
              <w:spacing w:before="100" w:beforeAutospacing="1" w:after="75"/>
              <w:rPr>
                <w:rFonts w:ascii="Helvetica" w:hAnsi="Helvetica" w:cs="Helvetica"/>
                <w:color w:val="333333"/>
                <w:sz w:val="20"/>
                <w:lang w:eastAsia="ja-JP"/>
              </w:rPr>
            </w:pPr>
            <w:r>
              <w:rPr>
                <w:szCs w:val="22"/>
              </w:rPr>
              <w:t>From Login pages, Guest click on register button and input all textbox to create account</w:t>
            </w:r>
          </w:p>
        </w:tc>
      </w:tr>
      <w:tr w:rsidR="00136EA3" w:rsidRPr="00DA4AC1" w:rsidTr="00941BD7">
        <w:trPr>
          <w:trHeight w:val="1342"/>
        </w:trPr>
        <w:tc>
          <w:tcPr>
            <w:tcW w:w="1921" w:type="dxa"/>
          </w:tcPr>
          <w:p w:rsidR="00136EA3" w:rsidRPr="00DA4AC1" w:rsidRDefault="00136EA3" w:rsidP="00941BD7">
            <w:pPr>
              <w:jc w:val="right"/>
              <w:rPr>
                <w:szCs w:val="22"/>
              </w:rPr>
            </w:pPr>
            <w:r w:rsidRPr="00DA4AC1">
              <w:rPr>
                <w:szCs w:val="22"/>
              </w:rPr>
              <w:t>Preconditions:</w:t>
            </w:r>
          </w:p>
        </w:tc>
        <w:tc>
          <w:tcPr>
            <w:tcW w:w="8260" w:type="dxa"/>
            <w:gridSpan w:val="3"/>
          </w:tcPr>
          <w:p w:rsidR="00136EA3" w:rsidRDefault="00B04958" w:rsidP="00136EA3">
            <w:pPr>
              <w:pStyle w:val="ListParagraph"/>
              <w:numPr>
                <w:ilvl w:val="0"/>
                <w:numId w:val="9"/>
              </w:numPr>
              <w:spacing w:line="240" w:lineRule="auto"/>
              <w:rPr>
                <w:szCs w:val="22"/>
              </w:rPr>
            </w:pPr>
            <w:r>
              <w:rPr>
                <w:szCs w:val="22"/>
              </w:rPr>
              <w:t>Guest</w:t>
            </w:r>
            <w:r w:rsidR="00136EA3">
              <w:rPr>
                <w:szCs w:val="22"/>
              </w:rPr>
              <w:t xml:space="preserve"> go to Home Page</w:t>
            </w:r>
          </w:p>
          <w:p w:rsidR="00136EA3" w:rsidRDefault="00136EA3" w:rsidP="00136EA3">
            <w:pPr>
              <w:pStyle w:val="ListParagraph"/>
              <w:numPr>
                <w:ilvl w:val="0"/>
                <w:numId w:val="9"/>
              </w:numPr>
              <w:spacing w:line="240" w:lineRule="auto"/>
              <w:rPr>
                <w:szCs w:val="22"/>
              </w:rPr>
            </w:pPr>
            <w:r>
              <w:rPr>
                <w:szCs w:val="22"/>
              </w:rPr>
              <w:t>Click</w:t>
            </w:r>
            <w:r w:rsidR="00CB1F3E">
              <w:rPr>
                <w:szCs w:val="22"/>
              </w:rPr>
              <w:t xml:space="preserve"> on</w:t>
            </w:r>
            <w:r>
              <w:rPr>
                <w:szCs w:val="22"/>
              </w:rPr>
              <w:t xml:space="preserve"> Register button</w:t>
            </w:r>
          </w:p>
          <w:p w:rsidR="00136EA3" w:rsidRDefault="00136EA3" w:rsidP="00136EA3">
            <w:pPr>
              <w:pStyle w:val="ListParagraph"/>
              <w:numPr>
                <w:ilvl w:val="0"/>
                <w:numId w:val="9"/>
              </w:numPr>
              <w:spacing w:line="240" w:lineRule="auto"/>
              <w:rPr>
                <w:szCs w:val="22"/>
              </w:rPr>
            </w:pPr>
            <w:r>
              <w:rPr>
                <w:szCs w:val="22"/>
              </w:rPr>
              <w:t>Fill info into all textbox</w:t>
            </w:r>
          </w:p>
          <w:p w:rsidR="00136EA3" w:rsidRPr="008A0DD3" w:rsidRDefault="00136EA3" w:rsidP="00136EA3">
            <w:pPr>
              <w:pStyle w:val="ListParagraph"/>
              <w:numPr>
                <w:ilvl w:val="0"/>
                <w:numId w:val="9"/>
              </w:numPr>
              <w:spacing w:line="240" w:lineRule="auto"/>
              <w:rPr>
                <w:szCs w:val="22"/>
              </w:rPr>
            </w:pPr>
            <w:r>
              <w:rPr>
                <w:szCs w:val="22"/>
              </w:rPr>
              <w:t>Click</w:t>
            </w:r>
            <w:r w:rsidR="00CB1F3E">
              <w:rPr>
                <w:szCs w:val="22"/>
              </w:rPr>
              <w:t xml:space="preserve"> on</w:t>
            </w:r>
            <w:r>
              <w:rPr>
                <w:szCs w:val="22"/>
              </w:rPr>
              <w:t xml:space="preserve"> </w:t>
            </w:r>
            <w:r w:rsidR="002317F8">
              <w:t>submit</w:t>
            </w:r>
            <w:r w:rsidR="002317F8">
              <w:rPr>
                <w:szCs w:val="22"/>
              </w:rPr>
              <w:t xml:space="preserve"> </w:t>
            </w:r>
            <w:r>
              <w:rPr>
                <w:szCs w:val="22"/>
              </w:rPr>
              <w:t>button</w:t>
            </w:r>
          </w:p>
        </w:tc>
      </w:tr>
      <w:tr w:rsidR="00136EA3" w:rsidRPr="00DA4AC1" w:rsidTr="00941BD7">
        <w:trPr>
          <w:trHeight w:val="339"/>
        </w:trPr>
        <w:tc>
          <w:tcPr>
            <w:tcW w:w="1921" w:type="dxa"/>
          </w:tcPr>
          <w:p w:rsidR="00136EA3" w:rsidRPr="00DA4AC1" w:rsidRDefault="00136EA3" w:rsidP="00941BD7">
            <w:pPr>
              <w:jc w:val="right"/>
              <w:rPr>
                <w:szCs w:val="22"/>
              </w:rPr>
            </w:pPr>
            <w:r w:rsidRPr="00DA4AC1">
              <w:rPr>
                <w:szCs w:val="22"/>
              </w:rPr>
              <w:t>Post conditions:</w:t>
            </w:r>
          </w:p>
        </w:tc>
        <w:tc>
          <w:tcPr>
            <w:tcW w:w="8260" w:type="dxa"/>
            <w:gridSpan w:val="3"/>
            <w:tcBorders>
              <w:bottom w:val="single" w:sz="6" w:space="0" w:color="auto"/>
            </w:tcBorders>
          </w:tcPr>
          <w:p w:rsidR="00136EA3" w:rsidRDefault="00136EA3" w:rsidP="00083325">
            <w:pPr>
              <w:pStyle w:val="ListParagraph"/>
              <w:numPr>
                <w:ilvl w:val="6"/>
                <w:numId w:val="7"/>
              </w:numPr>
              <w:ind w:left="775"/>
              <w:rPr>
                <w:szCs w:val="22"/>
              </w:rPr>
            </w:pPr>
            <w:r>
              <w:rPr>
                <w:szCs w:val="22"/>
              </w:rPr>
              <w:t>Validate data</w:t>
            </w:r>
          </w:p>
          <w:p w:rsidR="00083325" w:rsidRDefault="00083325" w:rsidP="00083325">
            <w:pPr>
              <w:pStyle w:val="ListParagraph"/>
              <w:numPr>
                <w:ilvl w:val="6"/>
                <w:numId w:val="7"/>
              </w:numPr>
              <w:ind w:left="775"/>
              <w:rPr>
                <w:szCs w:val="22"/>
              </w:rPr>
            </w:pPr>
            <w:r>
              <w:rPr>
                <w:szCs w:val="22"/>
              </w:rPr>
              <w:t>Display register success or fail</w:t>
            </w:r>
          </w:p>
          <w:p w:rsidR="00083325" w:rsidRPr="00136EA3" w:rsidRDefault="00D33E05" w:rsidP="00083325">
            <w:pPr>
              <w:pStyle w:val="ListParagraph"/>
              <w:numPr>
                <w:ilvl w:val="6"/>
                <w:numId w:val="7"/>
              </w:numPr>
              <w:ind w:left="775"/>
              <w:rPr>
                <w:szCs w:val="22"/>
              </w:rPr>
            </w:pPr>
            <w:r>
              <w:rPr>
                <w:szCs w:val="22"/>
              </w:rPr>
              <w:t>Forward</w:t>
            </w:r>
            <w:r w:rsidR="00083325">
              <w:rPr>
                <w:szCs w:val="22"/>
              </w:rPr>
              <w:t xml:space="preserve"> to home page </w:t>
            </w:r>
          </w:p>
        </w:tc>
      </w:tr>
      <w:tr w:rsidR="00136EA3" w:rsidRPr="00DA4AC1" w:rsidTr="00941BD7">
        <w:trPr>
          <w:trHeight w:val="1423"/>
        </w:trPr>
        <w:tc>
          <w:tcPr>
            <w:tcW w:w="1921" w:type="dxa"/>
          </w:tcPr>
          <w:p w:rsidR="00136EA3" w:rsidRPr="00DA4AC1" w:rsidRDefault="00136EA3" w:rsidP="00941BD7">
            <w:pPr>
              <w:jc w:val="right"/>
              <w:rPr>
                <w:szCs w:val="22"/>
              </w:rPr>
            </w:pPr>
            <w:r w:rsidRPr="00DA4AC1">
              <w:rPr>
                <w:szCs w:val="22"/>
              </w:rPr>
              <w:t>Normal Flow:</w:t>
            </w:r>
          </w:p>
        </w:tc>
        <w:tc>
          <w:tcPr>
            <w:tcW w:w="8260" w:type="dxa"/>
            <w:gridSpan w:val="3"/>
            <w:tcBorders>
              <w:top w:val="single" w:sz="6" w:space="0" w:color="auto"/>
              <w:bottom w:val="single" w:sz="4" w:space="0" w:color="auto"/>
            </w:tcBorders>
          </w:tcPr>
          <w:tbl>
            <w:tblPr>
              <w:tblStyle w:val="TableGrid"/>
              <w:tblW w:w="7998" w:type="dxa"/>
              <w:tblInd w:w="9" w:type="dxa"/>
              <w:tblLayout w:type="fixed"/>
              <w:tblLook w:val="04A0" w:firstRow="1" w:lastRow="0" w:firstColumn="1" w:lastColumn="0" w:noHBand="0" w:noVBand="1"/>
            </w:tblPr>
            <w:tblGrid>
              <w:gridCol w:w="999"/>
              <w:gridCol w:w="3164"/>
              <w:gridCol w:w="3835"/>
            </w:tblGrid>
            <w:tr w:rsidR="00136EA3" w:rsidTr="00941BD7">
              <w:trPr>
                <w:trHeight w:val="339"/>
              </w:trPr>
              <w:tc>
                <w:tcPr>
                  <w:tcW w:w="999" w:type="dxa"/>
                </w:tcPr>
                <w:p w:rsidR="00136EA3" w:rsidRDefault="00136EA3" w:rsidP="00941BD7">
                  <w:r>
                    <w:t>Step</w:t>
                  </w:r>
                </w:p>
              </w:tc>
              <w:tc>
                <w:tcPr>
                  <w:tcW w:w="3164" w:type="dxa"/>
                </w:tcPr>
                <w:p w:rsidR="00136EA3" w:rsidRDefault="00136EA3" w:rsidP="00941BD7">
                  <w:r>
                    <w:t>Actor</w:t>
                  </w:r>
                </w:p>
              </w:tc>
              <w:tc>
                <w:tcPr>
                  <w:tcW w:w="3835" w:type="dxa"/>
                </w:tcPr>
                <w:p w:rsidR="00136EA3" w:rsidRDefault="00136EA3" w:rsidP="00941BD7">
                  <w:r>
                    <w:t>Action</w:t>
                  </w:r>
                </w:p>
              </w:tc>
            </w:tr>
            <w:tr w:rsidR="00083325" w:rsidTr="00941BD7">
              <w:trPr>
                <w:trHeight w:val="339"/>
              </w:trPr>
              <w:tc>
                <w:tcPr>
                  <w:tcW w:w="999" w:type="dxa"/>
                </w:tcPr>
                <w:p w:rsidR="00083325" w:rsidRDefault="00083325" w:rsidP="00941BD7">
                  <w:r>
                    <w:t>1</w:t>
                  </w:r>
                </w:p>
              </w:tc>
              <w:tc>
                <w:tcPr>
                  <w:tcW w:w="3164" w:type="dxa"/>
                </w:tcPr>
                <w:p w:rsidR="00083325" w:rsidRDefault="00083325" w:rsidP="00941BD7">
                  <w:r>
                    <w:t>Guest</w:t>
                  </w:r>
                </w:p>
              </w:tc>
              <w:tc>
                <w:tcPr>
                  <w:tcW w:w="3835" w:type="dxa"/>
                </w:tcPr>
                <w:p w:rsidR="00083325" w:rsidRDefault="00083325" w:rsidP="00941BD7">
                  <w:r>
                    <w:t xml:space="preserve"> Click</w:t>
                  </w:r>
                  <w:r w:rsidR="00CB1F3E">
                    <w:t xml:space="preserve"> on</w:t>
                  </w:r>
                  <w:r>
                    <w:t xml:space="preserve"> register button</w:t>
                  </w:r>
                  <w:r w:rsidR="00BE0A27">
                    <w:t xml:space="preserve"> from home page</w:t>
                  </w:r>
                </w:p>
              </w:tc>
            </w:tr>
            <w:tr w:rsidR="00083325" w:rsidTr="00941BD7">
              <w:trPr>
                <w:trHeight w:val="339"/>
              </w:trPr>
              <w:tc>
                <w:tcPr>
                  <w:tcW w:w="999" w:type="dxa"/>
                </w:tcPr>
                <w:p w:rsidR="00083325" w:rsidRDefault="00083325" w:rsidP="00941BD7">
                  <w:r>
                    <w:t>2</w:t>
                  </w:r>
                </w:p>
              </w:tc>
              <w:tc>
                <w:tcPr>
                  <w:tcW w:w="3164" w:type="dxa"/>
                </w:tcPr>
                <w:p w:rsidR="00083325" w:rsidRDefault="00083325" w:rsidP="00941BD7">
                  <w:r>
                    <w:t>System</w:t>
                  </w:r>
                </w:p>
              </w:tc>
              <w:tc>
                <w:tcPr>
                  <w:tcW w:w="3835" w:type="dxa"/>
                </w:tcPr>
                <w:p w:rsidR="00083325" w:rsidRDefault="00083325" w:rsidP="00941BD7">
                  <w:r>
                    <w:t>Show Register Form</w:t>
                  </w:r>
                </w:p>
              </w:tc>
            </w:tr>
            <w:tr w:rsidR="00083325" w:rsidTr="00941BD7">
              <w:trPr>
                <w:trHeight w:val="339"/>
              </w:trPr>
              <w:tc>
                <w:tcPr>
                  <w:tcW w:w="999" w:type="dxa"/>
                </w:tcPr>
                <w:p w:rsidR="00083325" w:rsidRDefault="00083325" w:rsidP="00941BD7">
                  <w:r>
                    <w:t>3</w:t>
                  </w:r>
                </w:p>
              </w:tc>
              <w:tc>
                <w:tcPr>
                  <w:tcW w:w="3164" w:type="dxa"/>
                </w:tcPr>
                <w:p w:rsidR="00083325" w:rsidRDefault="00083325" w:rsidP="00941BD7">
                  <w:r>
                    <w:t>Guest</w:t>
                  </w:r>
                </w:p>
              </w:tc>
              <w:tc>
                <w:tcPr>
                  <w:tcW w:w="3835" w:type="dxa"/>
                </w:tcPr>
                <w:p w:rsidR="00083325" w:rsidRDefault="00083325" w:rsidP="00941BD7">
                  <w:r>
                    <w:t>Fill info into all textbox and click</w:t>
                  </w:r>
                  <w:r w:rsidR="00CB1F3E">
                    <w:t xml:space="preserve"> on</w:t>
                  </w:r>
                  <w:r>
                    <w:t xml:space="preserve"> </w:t>
                  </w:r>
                  <w:r w:rsidR="002317F8">
                    <w:t xml:space="preserve">submit </w:t>
                  </w:r>
                  <w:r>
                    <w:t>button</w:t>
                  </w:r>
                </w:p>
              </w:tc>
            </w:tr>
            <w:tr w:rsidR="00083325" w:rsidTr="00941BD7">
              <w:trPr>
                <w:trHeight w:val="339"/>
              </w:trPr>
              <w:tc>
                <w:tcPr>
                  <w:tcW w:w="999" w:type="dxa"/>
                </w:tcPr>
                <w:p w:rsidR="00083325" w:rsidRDefault="00083325" w:rsidP="00941BD7">
                  <w:r>
                    <w:t>4</w:t>
                  </w:r>
                </w:p>
              </w:tc>
              <w:tc>
                <w:tcPr>
                  <w:tcW w:w="3164" w:type="dxa"/>
                </w:tcPr>
                <w:p w:rsidR="00083325" w:rsidRDefault="00083325" w:rsidP="00941BD7">
                  <w:r>
                    <w:t>System</w:t>
                  </w:r>
                </w:p>
              </w:tc>
              <w:tc>
                <w:tcPr>
                  <w:tcW w:w="3835" w:type="dxa"/>
                </w:tcPr>
                <w:p w:rsidR="00083325" w:rsidRDefault="00083325" w:rsidP="00941BD7">
                  <w:r>
                    <w:t xml:space="preserve">Validate data if ok show register success and </w:t>
                  </w:r>
                  <w:r w:rsidR="00D33E05">
                    <w:t xml:space="preserve">Forward </w:t>
                  </w:r>
                  <w:r>
                    <w:t xml:space="preserve">to home page  else show wrong info </w:t>
                  </w:r>
                </w:p>
              </w:tc>
            </w:tr>
          </w:tbl>
          <w:p w:rsidR="00136EA3" w:rsidRPr="00DA4AC1" w:rsidRDefault="00136EA3" w:rsidP="00941BD7">
            <w:pPr>
              <w:ind w:left="360"/>
              <w:rPr>
                <w:szCs w:val="22"/>
              </w:rPr>
            </w:pPr>
          </w:p>
        </w:tc>
      </w:tr>
      <w:tr w:rsidR="00136EA3" w:rsidRPr="00DA4AC1" w:rsidTr="00941BD7">
        <w:trPr>
          <w:trHeight w:val="339"/>
        </w:trPr>
        <w:tc>
          <w:tcPr>
            <w:tcW w:w="1921" w:type="dxa"/>
          </w:tcPr>
          <w:p w:rsidR="00136EA3" w:rsidRPr="00DA4AC1" w:rsidRDefault="00136EA3" w:rsidP="00941BD7">
            <w:pPr>
              <w:jc w:val="right"/>
              <w:rPr>
                <w:szCs w:val="22"/>
              </w:rPr>
            </w:pPr>
            <w:r w:rsidRPr="00DA4AC1">
              <w:rPr>
                <w:szCs w:val="22"/>
              </w:rPr>
              <w:t>Alternative Flows:</w:t>
            </w:r>
          </w:p>
        </w:tc>
        <w:tc>
          <w:tcPr>
            <w:tcW w:w="8260" w:type="dxa"/>
            <w:gridSpan w:val="3"/>
            <w:tcBorders>
              <w:top w:val="single" w:sz="4" w:space="0" w:color="auto"/>
            </w:tcBorders>
          </w:tcPr>
          <w:p w:rsidR="00136EA3" w:rsidRPr="00DA4AC1" w:rsidRDefault="00083325" w:rsidP="00941BD7">
            <w:pPr>
              <w:rPr>
                <w:szCs w:val="22"/>
              </w:rPr>
            </w:pPr>
            <w:r>
              <w:rPr>
                <w:szCs w:val="22"/>
              </w:rPr>
              <w:t xml:space="preserve">At </w:t>
            </w:r>
            <w:r w:rsidR="00AA7F70">
              <w:rPr>
                <w:szCs w:val="22"/>
              </w:rPr>
              <w:t>step 3 if have any textbox is empty, the system will display “you must fill info into all textbox ”</w:t>
            </w:r>
          </w:p>
        </w:tc>
      </w:tr>
      <w:tr w:rsidR="00136EA3" w:rsidRPr="00DA4AC1" w:rsidTr="00941BD7">
        <w:trPr>
          <w:trHeight w:val="339"/>
        </w:trPr>
        <w:tc>
          <w:tcPr>
            <w:tcW w:w="1921" w:type="dxa"/>
          </w:tcPr>
          <w:p w:rsidR="00136EA3" w:rsidRPr="00DA4AC1" w:rsidRDefault="00136EA3" w:rsidP="00941BD7">
            <w:pPr>
              <w:jc w:val="right"/>
              <w:rPr>
                <w:szCs w:val="22"/>
              </w:rPr>
            </w:pPr>
            <w:r w:rsidRPr="00DA4AC1">
              <w:rPr>
                <w:szCs w:val="22"/>
              </w:rPr>
              <w:t>Exceptions:</w:t>
            </w:r>
          </w:p>
        </w:tc>
        <w:tc>
          <w:tcPr>
            <w:tcW w:w="8260" w:type="dxa"/>
            <w:gridSpan w:val="3"/>
          </w:tcPr>
          <w:p w:rsidR="00136EA3" w:rsidRPr="00AA7F70" w:rsidRDefault="00AA7F70" w:rsidP="00AA7F70">
            <w:pPr>
              <w:pStyle w:val="ListParagraph"/>
              <w:numPr>
                <w:ilvl w:val="0"/>
                <w:numId w:val="10"/>
              </w:numPr>
              <w:rPr>
                <w:szCs w:val="22"/>
              </w:rPr>
            </w:pPr>
            <w:r>
              <w:rPr>
                <w:szCs w:val="22"/>
              </w:rPr>
              <w:t>Can’t connect with server</w:t>
            </w:r>
          </w:p>
        </w:tc>
      </w:tr>
      <w:tr w:rsidR="00136EA3" w:rsidRPr="00DA4AC1" w:rsidTr="00941BD7">
        <w:trPr>
          <w:trHeight w:val="339"/>
        </w:trPr>
        <w:tc>
          <w:tcPr>
            <w:tcW w:w="1921" w:type="dxa"/>
          </w:tcPr>
          <w:p w:rsidR="00136EA3" w:rsidRPr="00DA4AC1" w:rsidRDefault="00136EA3" w:rsidP="00941BD7">
            <w:pPr>
              <w:jc w:val="right"/>
              <w:rPr>
                <w:szCs w:val="22"/>
              </w:rPr>
            </w:pPr>
            <w:r w:rsidRPr="00DA4AC1">
              <w:rPr>
                <w:szCs w:val="22"/>
              </w:rPr>
              <w:t>Priority:</w:t>
            </w:r>
          </w:p>
        </w:tc>
        <w:tc>
          <w:tcPr>
            <w:tcW w:w="8260" w:type="dxa"/>
            <w:gridSpan w:val="3"/>
          </w:tcPr>
          <w:p w:rsidR="00136EA3" w:rsidRPr="00DA4AC1" w:rsidRDefault="00AA7F70" w:rsidP="00941BD7">
            <w:pPr>
              <w:rPr>
                <w:szCs w:val="22"/>
              </w:rPr>
            </w:pPr>
            <w:r>
              <w:rPr>
                <w:szCs w:val="22"/>
              </w:rPr>
              <w:t xml:space="preserve">Medium </w:t>
            </w:r>
          </w:p>
        </w:tc>
      </w:tr>
      <w:tr w:rsidR="00136EA3" w:rsidRPr="00DA4AC1" w:rsidTr="00941BD7">
        <w:trPr>
          <w:trHeight w:val="339"/>
        </w:trPr>
        <w:tc>
          <w:tcPr>
            <w:tcW w:w="1921" w:type="dxa"/>
          </w:tcPr>
          <w:p w:rsidR="00136EA3" w:rsidRPr="00DA4AC1" w:rsidRDefault="00136EA3" w:rsidP="00941BD7">
            <w:pPr>
              <w:jc w:val="right"/>
              <w:rPr>
                <w:szCs w:val="22"/>
              </w:rPr>
            </w:pPr>
            <w:r w:rsidRPr="00DA4AC1">
              <w:rPr>
                <w:szCs w:val="22"/>
              </w:rPr>
              <w:lastRenderedPageBreak/>
              <w:t>Frequency of Use:</w:t>
            </w:r>
          </w:p>
        </w:tc>
        <w:tc>
          <w:tcPr>
            <w:tcW w:w="8260" w:type="dxa"/>
            <w:gridSpan w:val="3"/>
          </w:tcPr>
          <w:p w:rsidR="00136EA3" w:rsidRPr="00DA4AC1" w:rsidRDefault="00136EA3" w:rsidP="00AA7F70">
            <w:pPr>
              <w:rPr>
                <w:szCs w:val="22"/>
              </w:rPr>
            </w:pPr>
            <w:r>
              <w:rPr>
                <w:szCs w:val="22"/>
              </w:rPr>
              <w:t xml:space="preserve">When </w:t>
            </w:r>
            <w:r w:rsidR="00AA7F70">
              <w:rPr>
                <w:szCs w:val="22"/>
              </w:rPr>
              <w:t>guest want to have an account.</w:t>
            </w:r>
          </w:p>
        </w:tc>
      </w:tr>
      <w:tr w:rsidR="00136EA3" w:rsidRPr="00DA4AC1" w:rsidTr="00941BD7">
        <w:trPr>
          <w:trHeight w:val="317"/>
        </w:trPr>
        <w:tc>
          <w:tcPr>
            <w:tcW w:w="1921" w:type="dxa"/>
          </w:tcPr>
          <w:p w:rsidR="00136EA3" w:rsidRPr="00DA4AC1" w:rsidRDefault="00136EA3" w:rsidP="00941BD7">
            <w:pPr>
              <w:jc w:val="right"/>
              <w:rPr>
                <w:szCs w:val="22"/>
              </w:rPr>
            </w:pPr>
            <w:r w:rsidRPr="00DA4AC1">
              <w:rPr>
                <w:szCs w:val="22"/>
              </w:rPr>
              <w:t>Business Rules:</w:t>
            </w:r>
          </w:p>
        </w:tc>
        <w:tc>
          <w:tcPr>
            <w:tcW w:w="8260" w:type="dxa"/>
            <w:gridSpan w:val="3"/>
          </w:tcPr>
          <w:p w:rsidR="00136EA3" w:rsidRPr="00DA4AC1" w:rsidRDefault="00136EA3" w:rsidP="00941BD7">
            <w:pPr>
              <w:rPr>
                <w:szCs w:val="22"/>
              </w:rPr>
            </w:pPr>
            <w:r>
              <w:rPr>
                <w:szCs w:val="22"/>
              </w:rPr>
              <w:t>N/A</w:t>
            </w:r>
          </w:p>
        </w:tc>
      </w:tr>
      <w:tr w:rsidR="00136EA3" w:rsidRPr="00DA4AC1" w:rsidTr="00941BD7">
        <w:trPr>
          <w:trHeight w:val="339"/>
        </w:trPr>
        <w:tc>
          <w:tcPr>
            <w:tcW w:w="1921" w:type="dxa"/>
          </w:tcPr>
          <w:p w:rsidR="00136EA3" w:rsidRPr="00DA4AC1" w:rsidRDefault="00136EA3" w:rsidP="00941BD7">
            <w:pPr>
              <w:jc w:val="right"/>
              <w:rPr>
                <w:szCs w:val="22"/>
              </w:rPr>
            </w:pPr>
            <w:r w:rsidRPr="00DA4AC1">
              <w:rPr>
                <w:szCs w:val="22"/>
              </w:rPr>
              <w:t>Other Information:</w:t>
            </w:r>
          </w:p>
        </w:tc>
        <w:tc>
          <w:tcPr>
            <w:tcW w:w="8260" w:type="dxa"/>
            <w:gridSpan w:val="3"/>
          </w:tcPr>
          <w:p w:rsidR="00136EA3" w:rsidRPr="00DA4AC1" w:rsidRDefault="00136EA3" w:rsidP="00941BD7">
            <w:pPr>
              <w:rPr>
                <w:szCs w:val="22"/>
              </w:rPr>
            </w:pPr>
            <w:r>
              <w:rPr>
                <w:szCs w:val="22"/>
              </w:rPr>
              <w:t>N/A</w:t>
            </w:r>
          </w:p>
        </w:tc>
      </w:tr>
      <w:tr w:rsidR="00136EA3" w:rsidRPr="00DA4AC1" w:rsidTr="00941BD7">
        <w:trPr>
          <w:trHeight w:val="339"/>
        </w:trPr>
        <w:tc>
          <w:tcPr>
            <w:tcW w:w="1921" w:type="dxa"/>
          </w:tcPr>
          <w:p w:rsidR="00136EA3" w:rsidRPr="00DA4AC1" w:rsidRDefault="00136EA3" w:rsidP="00941BD7">
            <w:pPr>
              <w:jc w:val="right"/>
              <w:rPr>
                <w:szCs w:val="22"/>
              </w:rPr>
            </w:pPr>
            <w:r w:rsidRPr="00DA4AC1">
              <w:rPr>
                <w:szCs w:val="22"/>
              </w:rPr>
              <w:t>Assumptions:</w:t>
            </w:r>
          </w:p>
        </w:tc>
        <w:tc>
          <w:tcPr>
            <w:tcW w:w="8260" w:type="dxa"/>
            <w:gridSpan w:val="3"/>
          </w:tcPr>
          <w:p w:rsidR="00136EA3" w:rsidRPr="00DA4AC1" w:rsidRDefault="00136EA3" w:rsidP="00941BD7">
            <w:pPr>
              <w:rPr>
                <w:szCs w:val="22"/>
              </w:rPr>
            </w:pPr>
            <w:r>
              <w:rPr>
                <w:szCs w:val="22"/>
              </w:rPr>
              <w:t>N/A</w:t>
            </w:r>
          </w:p>
        </w:tc>
      </w:tr>
    </w:tbl>
    <w:p w:rsidR="00AA7F70" w:rsidRDefault="00AA7F70" w:rsidP="00AA7F70">
      <w:pPr>
        <w:pStyle w:val="Heading2"/>
      </w:pPr>
      <w:r>
        <w:t>Login</w:t>
      </w:r>
    </w:p>
    <w:p w:rsidR="002A5E51" w:rsidRPr="002A5E51" w:rsidRDefault="00CA27C7" w:rsidP="002A5E51">
      <w:pPr>
        <w:pStyle w:val="Title"/>
      </w:pPr>
      <w:r>
        <w:pict>
          <v:shape id="_x0000_i1029" type="#_x0000_t75" style="width:482.05pt;height:206.65pt">
            <v:imagedata r:id="rId19" o:title="loginDG"/>
          </v:shape>
        </w:pict>
      </w:r>
    </w:p>
    <w:p w:rsidR="00AA7F70" w:rsidRPr="005F23D7" w:rsidRDefault="00AA7F70" w:rsidP="00AA7F70">
      <w:pPr>
        <w:pStyle w:val="Heading3"/>
      </w:pPr>
      <w:r w:rsidRPr="005F23D7">
        <w:tab/>
      </w:r>
      <w:r>
        <w:t>Screen Design</w:t>
      </w:r>
    </w:p>
    <w:p w:rsidR="00AA7F70" w:rsidRPr="00BC2175" w:rsidRDefault="00CA27C7" w:rsidP="00DA2C86">
      <w:pPr>
        <w:pStyle w:val="NoSpacing"/>
      </w:pPr>
      <w:r>
        <w:pict>
          <v:shape id="_x0000_i1030" type="#_x0000_t75" style="width:481.55pt;height:165.05pt">
            <v:imagedata r:id="rId20" o:title="login"/>
          </v:shape>
        </w:pict>
      </w:r>
    </w:p>
    <w:p w:rsidR="00AA7F70" w:rsidRDefault="00AA7F70" w:rsidP="00AA7F70">
      <w:pPr>
        <w:pStyle w:val="Heading3"/>
      </w:pPr>
      <w:r w:rsidRPr="005F23D7">
        <w:tab/>
      </w:r>
      <w:r>
        <w:t>Screen Denfinition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810"/>
        <w:gridCol w:w="1031"/>
        <w:gridCol w:w="1542"/>
        <w:gridCol w:w="1371"/>
        <w:gridCol w:w="2440"/>
      </w:tblGrid>
      <w:tr w:rsidR="00AA7F70" w:rsidRPr="00A87523" w:rsidTr="00F4165D">
        <w:tc>
          <w:tcPr>
            <w:tcW w:w="670" w:type="dxa"/>
          </w:tcPr>
          <w:p w:rsidR="00AA7F70" w:rsidRPr="00A87523" w:rsidRDefault="00AA7F70" w:rsidP="00941BD7">
            <w:pPr>
              <w:rPr>
                <w:b/>
              </w:rPr>
            </w:pPr>
            <w:r>
              <w:rPr>
                <w:b/>
              </w:rPr>
              <w:t>STT</w:t>
            </w:r>
          </w:p>
        </w:tc>
        <w:tc>
          <w:tcPr>
            <w:tcW w:w="2810" w:type="dxa"/>
          </w:tcPr>
          <w:p w:rsidR="00AA7F70" w:rsidRPr="00A87523" w:rsidRDefault="00AA7F70" w:rsidP="00941BD7">
            <w:pPr>
              <w:rPr>
                <w:b/>
              </w:rPr>
            </w:pPr>
            <w:r w:rsidRPr="00A87523">
              <w:rPr>
                <w:b/>
              </w:rPr>
              <w:t>Field Name</w:t>
            </w:r>
          </w:p>
        </w:tc>
        <w:tc>
          <w:tcPr>
            <w:tcW w:w="1031" w:type="dxa"/>
          </w:tcPr>
          <w:p w:rsidR="00AA7F70" w:rsidRPr="00A87523" w:rsidRDefault="00AA7F70" w:rsidP="00941BD7">
            <w:pPr>
              <w:rPr>
                <w:b/>
              </w:rPr>
            </w:pPr>
            <w:r w:rsidRPr="00A87523">
              <w:rPr>
                <w:b/>
              </w:rPr>
              <w:t>Type</w:t>
            </w:r>
          </w:p>
        </w:tc>
        <w:tc>
          <w:tcPr>
            <w:tcW w:w="1542" w:type="dxa"/>
          </w:tcPr>
          <w:p w:rsidR="00AA7F70" w:rsidRPr="00A87523" w:rsidRDefault="00AA7F70" w:rsidP="00941BD7">
            <w:pPr>
              <w:rPr>
                <w:b/>
              </w:rPr>
            </w:pPr>
            <w:r w:rsidRPr="00A87523">
              <w:rPr>
                <w:b/>
              </w:rPr>
              <w:t>Mandatory</w:t>
            </w:r>
          </w:p>
        </w:tc>
        <w:tc>
          <w:tcPr>
            <w:tcW w:w="1371" w:type="dxa"/>
          </w:tcPr>
          <w:p w:rsidR="00AA7F70" w:rsidRPr="00A87523" w:rsidRDefault="00AA7F70" w:rsidP="00941BD7">
            <w:pPr>
              <w:rPr>
                <w:b/>
              </w:rPr>
            </w:pPr>
            <w:r w:rsidRPr="00A87523">
              <w:rPr>
                <w:b/>
              </w:rPr>
              <w:t>Max Length</w:t>
            </w:r>
          </w:p>
        </w:tc>
        <w:tc>
          <w:tcPr>
            <w:tcW w:w="2440" w:type="dxa"/>
          </w:tcPr>
          <w:p w:rsidR="00AA7F70" w:rsidRPr="00A87523" w:rsidRDefault="00AA7F70" w:rsidP="00941BD7">
            <w:pPr>
              <w:rPr>
                <w:b/>
              </w:rPr>
            </w:pPr>
            <w:r w:rsidRPr="00A87523">
              <w:rPr>
                <w:b/>
              </w:rPr>
              <w:t>Description</w:t>
            </w:r>
          </w:p>
        </w:tc>
      </w:tr>
      <w:tr w:rsidR="00AA7F70" w:rsidRPr="003E2079" w:rsidTr="00F4165D">
        <w:tc>
          <w:tcPr>
            <w:tcW w:w="670" w:type="dxa"/>
          </w:tcPr>
          <w:p w:rsidR="00AA7F70" w:rsidRPr="003E2079" w:rsidRDefault="00AA7F70" w:rsidP="00941BD7">
            <w:r w:rsidRPr="003E2079">
              <w:t>1</w:t>
            </w:r>
          </w:p>
        </w:tc>
        <w:tc>
          <w:tcPr>
            <w:tcW w:w="2810" w:type="dxa"/>
          </w:tcPr>
          <w:p w:rsidR="00AA7F70" w:rsidRPr="003E2079" w:rsidRDefault="00AA7F70" w:rsidP="00941BD7">
            <w:r w:rsidRPr="003E2079">
              <w:t>User Name</w:t>
            </w:r>
          </w:p>
        </w:tc>
        <w:tc>
          <w:tcPr>
            <w:tcW w:w="1031" w:type="dxa"/>
          </w:tcPr>
          <w:p w:rsidR="00AA7F70" w:rsidRPr="003E2079" w:rsidRDefault="00AA7F70" w:rsidP="00941BD7">
            <w:r w:rsidRPr="003E2079">
              <w:t>Text</w:t>
            </w:r>
          </w:p>
        </w:tc>
        <w:tc>
          <w:tcPr>
            <w:tcW w:w="1542" w:type="dxa"/>
          </w:tcPr>
          <w:p w:rsidR="00AA7F70" w:rsidRPr="003E2079" w:rsidRDefault="00AA7F70" w:rsidP="00941BD7">
            <w:r>
              <w:t>Yes</w:t>
            </w:r>
          </w:p>
        </w:tc>
        <w:tc>
          <w:tcPr>
            <w:tcW w:w="1371" w:type="dxa"/>
          </w:tcPr>
          <w:p w:rsidR="00AA7F70" w:rsidRPr="003E2079" w:rsidRDefault="00AA7F70" w:rsidP="00941BD7">
            <w:r w:rsidRPr="003E2079">
              <w:t>20</w:t>
            </w:r>
          </w:p>
        </w:tc>
        <w:tc>
          <w:tcPr>
            <w:tcW w:w="2440" w:type="dxa"/>
          </w:tcPr>
          <w:p w:rsidR="00AA7F70" w:rsidRPr="003E2079" w:rsidRDefault="00AA7F70" w:rsidP="00941BD7"/>
        </w:tc>
      </w:tr>
      <w:tr w:rsidR="00AA7F70" w:rsidRPr="003E2079" w:rsidTr="00F4165D">
        <w:tc>
          <w:tcPr>
            <w:tcW w:w="670" w:type="dxa"/>
          </w:tcPr>
          <w:p w:rsidR="00AA7F70" w:rsidRPr="003E2079" w:rsidRDefault="00AA7F70" w:rsidP="00941BD7">
            <w:r w:rsidRPr="003E2079">
              <w:t>2</w:t>
            </w:r>
          </w:p>
        </w:tc>
        <w:tc>
          <w:tcPr>
            <w:tcW w:w="2810" w:type="dxa"/>
          </w:tcPr>
          <w:p w:rsidR="00AA7F70" w:rsidRPr="003E2079" w:rsidRDefault="00AA7F70" w:rsidP="00941BD7">
            <w:r w:rsidRPr="003E2079">
              <w:t>Password</w:t>
            </w:r>
          </w:p>
        </w:tc>
        <w:tc>
          <w:tcPr>
            <w:tcW w:w="1031" w:type="dxa"/>
          </w:tcPr>
          <w:p w:rsidR="00AA7F70" w:rsidRPr="003E2079" w:rsidRDefault="00AA7F70" w:rsidP="00941BD7">
            <w:r w:rsidRPr="003E2079">
              <w:t>Text</w:t>
            </w:r>
          </w:p>
        </w:tc>
        <w:tc>
          <w:tcPr>
            <w:tcW w:w="1542" w:type="dxa"/>
          </w:tcPr>
          <w:p w:rsidR="00AA7F70" w:rsidRPr="003E2079" w:rsidRDefault="00AA7F70" w:rsidP="00941BD7">
            <w:r>
              <w:t>Yes</w:t>
            </w:r>
          </w:p>
        </w:tc>
        <w:tc>
          <w:tcPr>
            <w:tcW w:w="1371" w:type="dxa"/>
          </w:tcPr>
          <w:p w:rsidR="00AA7F70" w:rsidRPr="003E2079" w:rsidRDefault="00AA7F70" w:rsidP="00941BD7">
            <w:r w:rsidRPr="003E2079">
              <w:t>20</w:t>
            </w:r>
          </w:p>
        </w:tc>
        <w:tc>
          <w:tcPr>
            <w:tcW w:w="2440" w:type="dxa"/>
          </w:tcPr>
          <w:p w:rsidR="00AA7F70" w:rsidRPr="003E2079" w:rsidRDefault="00AA7F70" w:rsidP="00941BD7">
            <w:r>
              <w:t xml:space="preserve">Display "*" instead of </w:t>
            </w:r>
            <w:r>
              <w:lastRenderedPageBreak/>
              <w:t>clear character</w:t>
            </w:r>
          </w:p>
        </w:tc>
      </w:tr>
      <w:tr w:rsidR="00AA7F70" w:rsidRPr="003E2079" w:rsidTr="00F4165D">
        <w:tc>
          <w:tcPr>
            <w:tcW w:w="670" w:type="dxa"/>
          </w:tcPr>
          <w:p w:rsidR="00AA7F70" w:rsidRPr="003E2079" w:rsidRDefault="00AA7F70" w:rsidP="00941BD7">
            <w:r>
              <w:lastRenderedPageBreak/>
              <w:t>3</w:t>
            </w:r>
          </w:p>
        </w:tc>
        <w:tc>
          <w:tcPr>
            <w:tcW w:w="2810" w:type="dxa"/>
          </w:tcPr>
          <w:p w:rsidR="00AA7F70" w:rsidRPr="003E2079" w:rsidRDefault="00AA7F70" w:rsidP="00941BD7">
            <w:r>
              <w:t>Login</w:t>
            </w:r>
          </w:p>
        </w:tc>
        <w:tc>
          <w:tcPr>
            <w:tcW w:w="1031" w:type="dxa"/>
          </w:tcPr>
          <w:p w:rsidR="00AA7F70" w:rsidRPr="003E2079" w:rsidRDefault="00AA7F70" w:rsidP="00941BD7">
            <w:r>
              <w:t>Button</w:t>
            </w:r>
          </w:p>
        </w:tc>
        <w:tc>
          <w:tcPr>
            <w:tcW w:w="1542" w:type="dxa"/>
          </w:tcPr>
          <w:p w:rsidR="00AA7F70" w:rsidRPr="003E2079" w:rsidRDefault="00AA7F70" w:rsidP="00941BD7"/>
        </w:tc>
        <w:tc>
          <w:tcPr>
            <w:tcW w:w="1371" w:type="dxa"/>
          </w:tcPr>
          <w:p w:rsidR="00AA7F70" w:rsidRPr="003E2079" w:rsidRDefault="00AA7F70" w:rsidP="00941BD7"/>
        </w:tc>
        <w:tc>
          <w:tcPr>
            <w:tcW w:w="2440" w:type="dxa"/>
          </w:tcPr>
          <w:p w:rsidR="00AA7F70" w:rsidRPr="003E2079" w:rsidRDefault="00AA7F70" w:rsidP="00941BD7">
            <w:r>
              <w:t>Go to home page</w:t>
            </w:r>
          </w:p>
        </w:tc>
      </w:tr>
    </w:tbl>
    <w:p w:rsidR="00AA7F70" w:rsidRDefault="00AA7F70" w:rsidP="00AA7F70">
      <w:pPr>
        <w:pStyle w:val="Heading3"/>
      </w:pPr>
      <w:r>
        <w:t>Use case Specification</w:t>
      </w:r>
    </w:p>
    <w:tbl>
      <w:tblPr>
        <w:tblW w:w="101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21"/>
        <w:gridCol w:w="2237"/>
        <w:gridCol w:w="1738"/>
        <w:gridCol w:w="4285"/>
      </w:tblGrid>
      <w:tr w:rsidR="00AA7F70" w:rsidRPr="00DA4AC1" w:rsidTr="00941BD7">
        <w:trPr>
          <w:trHeight w:val="740"/>
        </w:trPr>
        <w:tc>
          <w:tcPr>
            <w:tcW w:w="1921" w:type="dxa"/>
          </w:tcPr>
          <w:p w:rsidR="00AA7F70" w:rsidRPr="00DA4AC1" w:rsidRDefault="00AA7F70" w:rsidP="00941BD7">
            <w:pPr>
              <w:jc w:val="right"/>
              <w:rPr>
                <w:szCs w:val="22"/>
              </w:rPr>
            </w:pPr>
            <w:r w:rsidRPr="00DA4AC1">
              <w:rPr>
                <w:szCs w:val="22"/>
              </w:rPr>
              <w:t>UC ID and Name:</w:t>
            </w:r>
          </w:p>
        </w:tc>
        <w:tc>
          <w:tcPr>
            <w:tcW w:w="8260" w:type="dxa"/>
            <w:gridSpan w:val="3"/>
          </w:tcPr>
          <w:p w:rsidR="00AA7F70" w:rsidRPr="00DA4AC1" w:rsidRDefault="00F4165D" w:rsidP="00941BD7">
            <w:pPr>
              <w:rPr>
                <w:szCs w:val="22"/>
              </w:rPr>
            </w:pPr>
            <w:r>
              <w:rPr>
                <w:rFonts w:ascii="Helvetica" w:hAnsi="Helvetica" w:cs="Helvetica"/>
                <w:color w:val="337AB7"/>
                <w:sz w:val="20"/>
                <w:lang w:eastAsia="ja-JP"/>
              </w:rPr>
              <w:t>UC02</w:t>
            </w:r>
            <w:r w:rsidR="00B04958">
              <w:rPr>
                <w:rFonts w:ascii="Helvetica" w:hAnsi="Helvetica" w:cs="Helvetica"/>
                <w:color w:val="337AB7"/>
                <w:sz w:val="20"/>
                <w:lang w:eastAsia="ja-JP"/>
              </w:rPr>
              <w:t>_Login</w:t>
            </w:r>
          </w:p>
        </w:tc>
      </w:tr>
      <w:tr w:rsidR="00AA7F70" w:rsidRPr="00DA4AC1" w:rsidTr="00941BD7">
        <w:trPr>
          <w:trHeight w:val="339"/>
        </w:trPr>
        <w:tc>
          <w:tcPr>
            <w:tcW w:w="1921" w:type="dxa"/>
          </w:tcPr>
          <w:p w:rsidR="00AA7F70" w:rsidRPr="00DA4AC1" w:rsidRDefault="00AA7F70" w:rsidP="00941BD7">
            <w:pPr>
              <w:jc w:val="right"/>
              <w:rPr>
                <w:szCs w:val="22"/>
              </w:rPr>
            </w:pPr>
            <w:r w:rsidRPr="00DA4AC1">
              <w:rPr>
                <w:szCs w:val="22"/>
              </w:rPr>
              <w:t>Created By:</w:t>
            </w:r>
          </w:p>
        </w:tc>
        <w:tc>
          <w:tcPr>
            <w:tcW w:w="2237" w:type="dxa"/>
          </w:tcPr>
          <w:p w:rsidR="00AA7F70" w:rsidRPr="00DA4AC1" w:rsidRDefault="00AA7F70" w:rsidP="00941BD7">
            <w:pPr>
              <w:rPr>
                <w:szCs w:val="22"/>
              </w:rPr>
            </w:pPr>
            <w:r>
              <w:rPr>
                <w:szCs w:val="22"/>
              </w:rPr>
              <w:t>Thienndse05883</w:t>
            </w:r>
          </w:p>
        </w:tc>
        <w:tc>
          <w:tcPr>
            <w:tcW w:w="1738" w:type="dxa"/>
          </w:tcPr>
          <w:p w:rsidR="00AA7F70" w:rsidRPr="00DA4AC1" w:rsidRDefault="00AA7F70" w:rsidP="00941BD7">
            <w:pPr>
              <w:jc w:val="right"/>
              <w:rPr>
                <w:szCs w:val="22"/>
              </w:rPr>
            </w:pPr>
            <w:r w:rsidRPr="00DA4AC1">
              <w:rPr>
                <w:szCs w:val="22"/>
              </w:rPr>
              <w:t>Date Created:</w:t>
            </w:r>
          </w:p>
        </w:tc>
        <w:tc>
          <w:tcPr>
            <w:tcW w:w="4284" w:type="dxa"/>
          </w:tcPr>
          <w:p w:rsidR="00AA7F70" w:rsidRPr="00DA4AC1" w:rsidRDefault="00AA7F70" w:rsidP="00941BD7">
            <w:pPr>
              <w:rPr>
                <w:szCs w:val="22"/>
              </w:rPr>
            </w:pPr>
            <w:r>
              <w:rPr>
                <w:szCs w:val="22"/>
              </w:rPr>
              <w:t>21/01/2019</w:t>
            </w:r>
          </w:p>
        </w:tc>
      </w:tr>
      <w:tr w:rsidR="00AA7F70" w:rsidRPr="00DA4AC1" w:rsidTr="00941BD7">
        <w:trPr>
          <w:trHeight w:val="339"/>
        </w:trPr>
        <w:tc>
          <w:tcPr>
            <w:tcW w:w="1921" w:type="dxa"/>
          </w:tcPr>
          <w:p w:rsidR="00AA7F70" w:rsidRPr="00DA4AC1" w:rsidRDefault="00AA7F70" w:rsidP="00941BD7">
            <w:pPr>
              <w:jc w:val="right"/>
              <w:rPr>
                <w:szCs w:val="22"/>
              </w:rPr>
            </w:pPr>
            <w:r w:rsidRPr="00DA4AC1">
              <w:rPr>
                <w:szCs w:val="22"/>
              </w:rPr>
              <w:t>Primary Actor:</w:t>
            </w:r>
          </w:p>
        </w:tc>
        <w:tc>
          <w:tcPr>
            <w:tcW w:w="2237" w:type="dxa"/>
          </w:tcPr>
          <w:p w:rsidR="00AA7F70" w:rsidRPr="00DA4AC1" w:rsidRDefault="00AA7F70" w:rsidP="00941BD7">
            <w:pPr>
              <w:rPr>
                <w:szCs w:val="22"/>
              </w:rPr>
            </w:pPr>
            <w:r>
              <w:rPr>
                <w:szCs w:val="22"/>
              </w:rPr>
              <w:t>Guest</w:t>
            </w:r>
          </w:p>
        </w:tc>
        <w:tc>
          <w:tcPr>
            <w:tcW w:w="1738" w:type="dxa"/>
          </w:tcPr>
          <w:p w:rsidR="00AA7F70" w:rsidRPr="00DA4AC1" w:rsidRDefault="00AA7F70" w:rsidP="00941BD7">
            <w:pPr>
              <w:jc w:val="right"/>
              <w:rPr>
                <w:szCs w:val="22"/>
              </w:rPr>
            </w:pPr>
            <w:r w:rsidRPr="00DA4AC1">
              <w:rPr>
                <w:szCs w:val="22"/>
              </w:rPr>
              <w:t>Secondary Actors:</w:t>
            </w:r>
          </w:p>
        </w:tc>
        <w:tc>
          <w:tcPr>
            <w:tcW w:w="4284" w:type="dxa"/>
          </w:tcPr>
          <w:p w:rsidR="00AA7F70" w:rsidRPr="00DA4AC1" w:rsidRDefault="00AA7F70" w:rsidP="00941BD7">
            <w:pPr>
              <w:rPr>
                <w:szCs w:val="22"/>
              </w:rPr>
            </w:pPr>
            <w:r>
              <w:rPr>
                <w:szCs w:val="22"/>
              </w:rPr>
              <w:t>User</w:t>
            </w:r>
          </w:p>
        </w:tc>
      </w:tr>
      <w:tr w:rsidR="00AA7F70" w:rsidRPr="00BA6EAF" w:rsidTr="00941BD7">
        <w:trPr>
          <w:trHeight w:val="397"/>
        </w:trPr>
        <w:tc>
          <w:tcPr>
            <w:tcW w:w="1921" w:type="dxa"/>
          </w:tcPr>
          <w:p w:rsidR="00AA7F70" w:rsidRPr="00DA4AC1" w:rsidRDefault="00AA7F70" w:rsidP="00941BD7">
            <w:pPr>
              <w:jc w:val="right"/>
              <w:rPr>
                <w:szCs w:val="22"/>
              </w:rPr>
            </w:pPr>
            <w:r w:rsidRPr="00DA4AC1">
              <w:rPr>
                <w:szCs w:val="22"/>
              </w:rPr>
              <w:t>Trigger:</w:t>
            </w:r>
          </w:p>
        </w:tc>
        <w:tc>
          <w:tcPr>
            <w:tcW w:w="8260" w:type="dxa"/>
            <w:gridSpan w:val="3"/>
          </w:tcPr>
          <w:p w:rsidR="00AA7F70" w:rsidRPr="00BA6EAF" w:rsidRDefault="00AA7F70" w:rsidP="00941BD7">
            <w:pPr>
              <w:shd w:val="clear" w:color="auto" w:fill="FFFFFF"/>
              <w:spacing w:before="100" w:beforeAutospacing="1" w:after="75"/>
              <w:rPr>
                <w:rFonts w:ascii="Helvetica" w:hAnsi="Helvetica" w:cs="Helvetica"/>
                <w:color w:val="333333"/>
                <w:sz w:val="20"/>
                <w:lang w:eastAsia="ja-JP"/>
              </w:rPr>
            </w:pPr>
            <w:r>
              <w:rPr>
                <w:rFonts w:ascii="Helvetica" w:hAnsi="Helvetica" w:cs="Helvetica"/>
                <w:color w:val="333333"/>
                <w:sz w:val="20"/>
                <w:lang w:eastAsia="ja-JP"/>
              </w:rPr>
              <w:t>Guest click</w:t>
            </w:r>
            <w:r w:rsidR="00CB1F3E">
              <w:rPr>
                <w:rFonts w:ascii="Helvetica" w:hAnsi="Helvetica" w:cs="Helvetica"/>
                <w:color w:val="333333"/>
                <w:sz w:val="20"/>
                <w:lang w:eastAsia="ja-JP"/>
              </w:rPr>
              <w:t xml:space="preserve"> </w:t>
            </w:r>
            <w:r w:rsidR="00CB1F3E">
              <w:rPr>
                <w:szCs w:val="22"/>
              </w:rPr>
              <w:t>on</w:t>
            </w:r>
            <w:r>
              <w:rPr>
                <w:rFonts w:ascii="Helvetica" w:hAnsi="Helvetica" w:cs="Helvetica"/>
                <w:color w:val="333333"/>
                <w:sz w:val="20"/>
                <w:lang w:eastAsia="ja-JP"/>
              </w:rPr>
              <w:t xml:space="preserve"> </w:t>
            </w:r>
            <w:r w:rsidR="002317F8">
              <w:t>submit</w:t>
            </w:r>
            <w:r w:rsidR="002317F8">
              <w:rPr>
                <w:szCs w:val="22"/>
              </w:rPr>
              <w:t xml:space="preserve"> </w:t>
            </w:r>
            <w:r>
              <w:rPr>
                <w:rFonts w:ascii="Helvetica" w:hAnsi="Helvetica" w:cs="Helvetica"/>
                <w:color w:val="333333"/>
                <w:sz w:val="20"/>
                <w:lang w:eastAsia="ja-JP"/>
              </w:rPr>
              <w:t>button</w:t>
            </w:r>
          </w:p>
        </w:tc>
      </w:tr>
      <w:tr w:rsidR="00AA7F70" w:rsidRPr="00DA4AC1" w:rsidTr="00941BD7">
        <w:trPr>
          <w:trHeight w:val="779"/>
        </w:trPr>
        <w:tc>
          <w:tcPr>
            <w:tcW w:w="1921" w:type="dxa"/>
          </w:tcPr>
          <w:p w:rsidR="00AA7F70" w:rsidRPr="00DA4AC1" w:rsidRDefault="00AA7F70" w:rsidP="00941BD7">
            <w:pPr>
              <w:jc w:val="right"/>
              <w:rPr>
                <w:szCs w:val="22"/>
              </w:rPr>
            </w:pPr>
            <w:r w:rsidRPr="00DA4AC1">
              <w:rPr>
                <w:szCs w:val="22"/>
              </w:rPr>
              <w:t>Description:</w:t>
            </w:r>
          </w:p>
        </w:tc>
        <w:tc>
          <w:tcPr>
            <w:tcW w:w="8260" w:type="dxa"/>
            <w:gridSpan w:val="3"/>
          </w:tcPr>
          <w:p w:rsidR="00AA7F70" w:rsidRPr="00BA6EAF" w:rsidRDefault="00AA7F70" w:rsidP="00B04958">
            <w:pPr>
              <w:shd w:val="clear" w:color="auto" w:fill="FFFFFF"/>
              <w:spacing w:before="100" w:beforeAutospacing="1" w:after="75"/>
              <w:rPr>
                <w:rFonts w:ascii="Helvetica" w:hAnsi="Helvetica" w:cs="Helvetica"/>
                <w:color w:val="333333"/>
                <w:sz w:val="20"/>
                <w:lang w:eastAsia="ja-JP"/>
              </w:rPr>
            </w:pPr>
            <w:r>
              <w:rPr>
                <w:szCs w:val="22"/>
              </w:rPr>
              <w:t xml:space="preserve">From Login pages, Guest click on </w:t>
            </w:r>
            <w:r w:rsidR="00B04958">
              <w:rPr>
                <w:szCs w:val="22"/>
              </w:rPr>
              <w:t>Login</w:t>
            </w:r>
            <w:r>
              <w:rPr>
                <w:szCs w:val="22"/>
              </w:rPr>
              <w:t xml:space="preserve"> button </w:t>
            </w:r>
          </w:p>
        </w:tc>
      </w:tr>
      <w:tr w:rsidR="00AA7F70" w:rsidRPr="00DA4AC1" w:rsidTr="00941BD7">
        <w:trPr>
          <w:trHeight w:val="1342"/>
        </w:trPr>
        <w:tc>
          <w:tcPr>
            <w:tcW w:w="1921" w:type="dxa"/>
          </w:tcPr>
          <w:p w:rsidR="00AA7F70" w:rsidRPr="00DA4AC1" w:rsidRDefault="00AA7F70" w:rsidP="00941BD7">
            <w:pPr>
              <w:jc w:val="right"/>
              <w:rPr>
                <w:szCs w:val="22"/>
              </w:rPr>
            </w:pPr>
            <w:r w:rsidRPr="00DA4AC1">
              <w:rPr>
                <w:szCs w:val="22"/>
              </w:rPr>
              <w:t>Preconditions:</w:t>
            </w:r>
          </w:p>
        </w:tc>
        <w:tc>
          <w:tcPr>
            <w:tcW w:w="8260" w:type="dxa"/>
            <w:gridSpan w:val="3"/>
          </w:tcPr>
          <w:p w:rsidR="00AA7F70" w:rsidRDefault="009B0FD7" w:rsidP="00941BD7">
            <w:pPr>
              <w:pStyle w:val="ListParagraph"/>
              <w:numPr>
                <w:ilvl w:val="0"/>
                <w:numId w:val="9"/>
              </w:numPr>
              <w:spacing w:line="240" w:lineRule="auto"/>
              <w:rPr>
                <w:szCs w:val="22"/>
              </w:rPr>
            </w:pPr>
            <w:r>
              <w:rPr>
                <w:szCs w:val="22"/>
              </w:rPr>
              <w:t>Guest</w:t>
            </w:r>
            <w:r w:rsidR="00AA7F70">
              <w:rPr>
                <w:szCs w:val="22"/>
              </w:rPr>
              <w:t xml:space="preserve"> go to Home Page</w:t>
            </w:r>
          </w:p>
          <w:p w:rsidR="00AA7F70" w:rsidRDefault="00AA7F70" w:rsidP="00941BD7">
            <w:pPr>
              <w:pStyle w:val="ListParagraph"/>
              <w:numPr>
                <w:ilvl w:val="0"/>
                <w:numId w:val="9"/>
              </w:numPr>
              <w:spacing w:line="240" w:lineRule="auto"/>
              <w:rPr>
                <w:szCs w:val="22"/>
              </w:rPr>
            </w:pPr>
            <w:r>
              <w:rPr>
                <w:szCs w:val="22"/>
              </w:rPr>
              <w:t>Click</w:t>
            </w:r>
            <w:r w:rsidR="00CB1F3E">
              <w:rPr>
                <w:szCs w:val="22"/>
              </w:rPr>
              <w:t xml:space="preserve"> on</w:t>
            </w:r>
            <w:r>
              <w:rPr>
                <w:szCs w:val="22"/>
              </w:rPr>
              <w:t xml:space="preserve"> </w:t>
            </w:r>
            <w:r w:rsidR="009B0FD7">
              <w:rPr>
                <w:szCs w:val="22"/>
              </w:rPr>
              <w:t>Login</w:t>
            </w:r>
            <w:r>
              <w:rPr>
                <w:szCs w:val="22"/>
              </w:rPr>
              <w:t xml:space="preserve"> button</w:t>
            </w:r>
          </w:p>
          <w:p w:rsidR="00AA7F70" w:rsidRDefault="00AA7F70" w:rsidP="00941BD7">
            <w:pPr>
              <w:pStyle w:val="ListParagraph"/>
              <w:numPr>
                <w:ilvl w:val="0"/>
                <w:numId w:val="9"/>
              </w:numPr>
              <w:spacing w:line="240" w:lineRule="auto"/>
              <w:rPr>
                <w:szCs w:val="22"/>
              </w:rPr>
            </w:pPr>
            <w:r>
              <w:rPr>
                <w:szCs w:val="22"/>
              </w:rPr>
              <w:t>Fill info into all textbox</w:t>
            </w:r>
          </w:p>
          <w:p w:rsidR="00AA7F70" w:rsidRPr="008A0DD3" w:rsidRDefault="00AA7F70" w:rsidP="00941BD7">
            <w:pPr>
              <w:pStyle w:val="ListParagraph"/>
              <w:numPr>
                <w:ilvl w:val="0"/>
                <w:numId w:val="9"/>
              </w:numPr>
              <w:spacing w:line="240" w:lineRule="auto"/>
              <w:rPr>
                <w:szCs w:val="22"/>
              </w:rPr>
            </w:pPr>
            <w:r>
              <w:rPr>
                <w:szCs w:val="22"/>
              </w:rPr>
              <w:t xml:space="preserve">Click </w:t>
            </w:r>
            <w:r w:rsidR="00CB1F3E">
              <w:rPr>
                <w:szCs w:val="22"/>
              </w:rPr>
              <w:t xml:space="preserve">on  </w:t>
            </w:r>
            <w:r w:rsidR="002317F8">
              <w:t>submit</w:t>
            </w:r>
            <w:r w:rsidR="002317F8">
              <w:rPr>
                <w:szCs w:val="22"/>
              </w:rPr>
              <w:t xml:space="preserve"> </w:t>
            </w:r>
            <w:r>
              <w:rPr>
                <w:szCs w:val="22"/>
              </w:rPr>
              <w:t>button</w:t>
            </w:r>
          </w:p>
        </w:tc>
      </w:tr>
      <w:tr w:rsidR="00AA7F70" w:rsidRPr="00DA4AC1" w:rsidTr="00941BD7">
        <w:trPr>
          <w:trHeight w:val="339"/>
        </w:trPr>
        <w:tc>
          <w:tcPr>
            <w:tcW w:w="1921" w:type="dxa"/>
          </w:tcPr>
          <w:p w:rsidR="00AA7F70" w:rsidRPr="00DA4AC1" w:rsidRDefault="00AA7F70" w:rsidP="00941BD7">
            <w:pPr>
              <w:jc w:val="right"/>
              <w:rPr>
                <w:szCs w:val="22"/>
              </w:rPr>
            </w:pPr>
            <w:r w:rsidRPr="00DA4AC1">
              <w:rPr>
                <w:szCs w:val="22"/>
              </w:rPr>
              <w:t>Post conditions:</w:t>
            </w:r>
          </w:p>
        </w:tc>
        <w:tc>
          <w:tcPr>
            <w:tcW w:w="8260" w:type="dxa"/>
            <w:gridSpan w:val="3"/>
            <w:tcBorders>
              <w:bottom w:val="single" w:sz="6" w:space="0" w:color="auto"/>
            </w:tcBorders>
          </w:tcPr>
          <w:p w:rsidR="00AA7F70" w:rsidRDefault="00AA7F70" w:rsidP="00941BD7">
            <w:pPr>
              <w:pStyle w:val="ListParagraph"/>
              <w:numPr>
                <w:ilvl w:val="6"/>
                <w:numId w:val="7"/>
              </w:numPr>
              <w:ind w:left="775"/>
              <w:rPr>
                <w:szCs w:val="22"/>
              </w:rPr>
            </w:pPr>
            <w:r>
              <w:rPr>
                <w:szCs w:val="22"/>
              </w:rPr>
              <w:t>Validate data</w:t>
            </w:r>
          </w:p>
          <w:p w:rsidR="00AA7F70" w:rsidRDefault="00AA7F70" w:rsidP="00941BD7">
            <w:pPr>
              <w:pStyle w:val="ListParagraph"/>
              <w:numPr>
                <w:ilvl w:val="6"/>
                <w:numId w:val="7"/>
              </w:numPr>
              <w:ind w:left="775"/>
              <w:rPr>
                <w:szCs w:val="22"/>
              </w:rPr>
            </w:pPr>
            <w:r>
              <w:rPr>
                <w:szCs w:val="22"/>
              </w:rPr>
              <w:t xml:space="preserve">Display </w:t>
            </w:r>
            <w:r w:rsidR="009B0FD7">
              <w:rPr>
                <w:szCs w:val="22"/>
              </w:rPr>
              <w:t>Login</w:t>
            </w:r>
            <w:r>
              <w:rPr>
                <w:szCs w:val="22"/>
              </w:rPr>
              <w:t xml:space="preserve"> success or fail</w:t>
            </w:r>
          </w:p>
          <w:p w:rsidR="00AA7F70" w:rsidRPr="00136EA3" w:rsidRDefault="00D33E05" w:rsidP="00941BD7">
            <w:pPr>
              <w:pStyle w:val="ListParagraph"/>
              <w:numPr>
                <w:ilvl w:val="6"/>
                <w:numId w:val="7"/>
              </w:numPr>
              <w:ind w:left="775"/>
              <w:rPr>
                <w:szCs w:val="22"/>
              </w:rPr>
            </w:pPr>
            <w:r>
              <w:rPr>
                <w:szCs w:val="22"/>
              </w:rPr>
              <w:t xml:space="preserve">Forward </w:t>
            </w:r>
            <w:r w:rsidR="00AA7F70">
              <w:rPr>
                <w:szCs w:val="22"/>
              </w:rPr>
              <w:t xml:space="preserve">to home page </w:t>
            </w:r>
          </w:p>
        </w:tc>
      </w:tr>
      <w:tr w:rsidR="00AA7F70" w:rsidRPr="00DA4AC1" w:rsidTr="00941BD7">
        <w:trPr>
          <w:trHeight w:val="1423"/>
        </w:trPr>
        <w:tc>
          <w:tcPr>
            <w:tcW w:w="1921" w:type="dxa"/>
          </w:tcPr>
          <w:p w:rsidR="00AA7F70" w:rsidRPr="00DA4AC1" w:rsidRDefault="00AA7F70" w:rsidP="00941BD7">
            <w:pPr>
              <w:jc w:val="right"/>
              <w:rPr>
                <w:szCs w:val="22"/>
              </w:rPr>
            </w:pPr>
            <w:r w:rsidRPr="00DA4AC1">
              <w:rPr>
                <w:szCs w:val="22"/>
              </w:rPr>
              <w:t>Normal Flow:</w:t>
            </w:r>
          </w:p>
        </w:tc>
        <w:tc>
          <w:tcPr>
            <w:tcW w:w="8260" w:type="dxa"/>
            <w:gridSpan w:val="3"/>
            <w:tcBorders>
              <w:top w:val="single" w:sz="6" w:space="0" w:color="auto"/>
              <w:bottom w:val="single" w:sz="4" w:space="0" w:color="auto"/>
            </w:tcBorders>
          </w:tcPr>
          <w:tbl>
            <w:tblPr>
              <w:tblStyle w:val="TableGrid"/>
              <w:tblW w:w="7998" w:type="dxa"/>
              <w:tblInd w:w="9" w:type="dxa"/>
              <w:tblLayout w:type="fixed"/>
              <w:tblLook w:val="04A0" w:firstRow="1" w:lastRow="0" w:firstColumn="1" w:lastColumn="0" w:noHBand="0" w:noVBand="1"/>
            </w:tblPr>
            <w:tblGrid>
              <w:gridCol w:w="999"/>
              <w:gridCol w:w="3164"/>
              <w:gridCol w:w="3835"/>
            </w:tblGrid>
            <w:tr w:rsidR="00AA7F70" w:rsidTr="00941BD7">
              <w:trPr>
                <w:trHeight w:val="339"/>
              </w:trPr>
              <w:tc>
                <w:tcPr>
                  <w:tcW w:w="999" w:type="dxa"/>
                </w:tcPr>
                <w:p w:rsidR="00AA7F70" w:rsidRDefault="00AA7F70" w:rsidP="00941BD7">
                  <w:r>
                    <w:t>Step</w:t>
                  </w:r>
                </w:p>
              </w:tc>
              <w:tc>
                <w:tcPr>
                  <w:tcW w:w="3164" w:type="dxa"/>
                </w:tcPr>
                <w:p w:rsidR="00AA7F70" w:rsidRDefault="00AA7F70" w:rsidP="00941BD7">
                  <w:r>
                    <w:t>Actor</w:t>
                  </w:r>
                </w:p>
              </w:tc>
              <w:tc>
                <w:tcPr>
                  <w:tcW w:w="3835" w:type="dxa"/>
                </w:tcPr>
                <w:p w:rsidR="00AA7F70" w:rsidRDefault="00AA7F70" w:rsidP="00941BD7">
                  <w:r>
                    <w:t>Action</w:t>
                  </w:r>
                </w:p>
              </w:tc>
            </w:tr>
            <w:tr w:rsidR="00AA7F70" w:rsidTr="00941BD7">
              <w:trPr>
                <w:trHeight w:val="339"/>
              </w:trPr>
              <w:tc>
                <w:tcPr>
                  <w:tcW w:w="999" w:type="dxa"/>
                </w:tcPr>
                <w:p w:rsidR="00AA7F70" w:rsidRDefault="00AA7F70" w:rsidP="00941BD7">
                  <w:r>
                    <w:t>1</w:t>
                  </w:r>
                </w:p>
              </w:tc>
              <w:tc>
                <w:tcPr>
                  <w:tcW w:w="3164" w:type="dxa"/>
                </w:tcPr>
                <w:p w:rsidR="00AA7F70" w:rsidRDefault="00AA7F70" w:rsidP="00941BD7">
                  <w:r>
                    <w:t>Guest</w:t>
                  </w:r>
                </w:p>
              </w:tc>
              <w:tc>
                <w:tcPr>
                  <w:tcW w:w="3835" w:type="dxa"/>
                </w:tcPr>
                <w:p w:rsidR="00AA7F70" w:rsidRDefault="00AA7F70" w:rsidP="009B0FD7">
                  <w:r>
                    <w:t xml:space="preserve"> Click</w:t>
                  </w:r>
                  <w:r w:rsidR="00CB1F3E">
                    <w:t xml:space="preserve"> on</w:t>
                  </w:r>
                  <w:r>
                    <w:t xml:space="preserve"> </w:t>
                  </w:r>
                  <w:r w:rsidR="009B0FD7">
                    <w:t>Login</w:t>
                  </w:r>
                  <w:r>
                    <w:t xml:space="preserve"> button</w:t>
                  </w:r>
                  <w:r w:rsidR="00BE0A27">
                    <w:t xml:space="preserve"> from home page</w:t>
                  </w:r>
                </w:p>
              </w:tc>
            </w:tr>
            <w:tr w:rsidR="00AA7F70" w:rsidTr="00941BD7">
              <w:trPr>
                <w:trHeight w:val="339"/>
              </w:trPr>
              <w:tc>
                <w:tcPr>
                  <w:tcW w:w="999" w:type="dxa"/>
                </w:tcPr>
                <w:p w:rsidR="00AA7F70" w:rsidRDefault="00AA7F70" w:rsidP="00941BD7">
                  <w:r>
                    <w:t>2</w:t>
                  </w:r>
                </w:p>
              </w:tc>
              <w:tc>
                <w:tcPr>
                  <w:tcW w:w="3164" w:type="dxa"/>
                </w:tcPr>
                <w:p w:rsidR="00AA7F70" w:rsidRDefault="00AA7F70" w:rsidP="00941BD7">
                  <w:r>
                    <w:t>System</w:t>
                  </w:r>
                </w:p>
              </w:tc>
              <w:tc>
                <w:tcPr>
                  <w:tcW w:w="3835" w:type="dxa"/>
                </w:tcPr>
                <w:p w:rsidR="00AA7F70" w:rsidRDefault="00AA7F70" w:rsidP="009B0FD7">
                  <w:r>
                    <w:t xml:space="preserve">Show </w:t>
                  </w:r>
                  <w:r w:rsidR="009B0FD7">
                    <w:t>Login</w:t>
                  </w:r>
                  <w:r>
                    <w:t xml:space="preserve"> Form</w:t>
                  </w:r>
                </w:p>
              </w:tc>
            </w:tr>
            <w:tr w:rsidR="00AA7F70" w:rsidTr="00941BD7">
              <w:trPr>
                <w:trHeight w:val="339"/>
              </w:trPr>
              <w:tc>
                <w:tcPr>
                  <w:tcW w:w="999" w:type="dxa"/>
                </w:tcPr>
                <w:p w:rsidR="00AA7F70" w:rsidRDefault="00AA7F70" w:rsidP="00941BD7">
                  <w:r>
                    <w:t>3</w:t>
                  </w:r>
                </w:p>
              </w:tc>
              <w:tc>
                <w:tcPr>
                  <w:tcW w:w="3164" w:type="dxa"/>
                </w:tcPr>
                <w:p w:rsidR="00AA7F70" w:rsidRDefault="00AA7F70" w:rsidP="00941BD7">
                  <w:r>
                    <w:t>Guest</w:t>
                  </w:r>
                </w:p>
              </w:tc>
              <w:tc>
                <w:tcPr>
                  <w:tcW w:w="3835" w:type="dxa"/>
                </w:tcPr>
                <w:p w:rsidR="00AA7F70" w:rsidRDefault="00AA7F70" w:rsidP="009B0FD7">
                  <w:r>
                    <w:t>Fill info into all textbox and click</w:t>
                  </w:r>
                  <w:r w:rsidR="00CB1F3E">
                    <w:t xml:space="preserve"> on</w:t>
                  </w:r>
                  <w:r>
                    <w:t xml:space="preserve"> </w:t>
                  </w:r>
                  <w:r w:rsidR="009B0FD7">
                    <w:t>Login</w:t>
                  </w:r>
                  <w:r>
                    <w:t xml:space="preserve"> button</w:t>
                  </w:r>
                </w:p>
              </w:tc>
            </w:tr>
            <w:tr w:rsidR="00AA7F70" w:rsidTr="00941BD7">
              <w:trPr>
                <w:trHeight w:val="339"/>
              </w:trPr>
              <w:tc>
                <w:tcPr>
                  <w:tcW w:w="999" w:type="dxa"/>
                </w:tcPr>
                <w:p w:rsidR="00AA7F70" w:rsidRDefault="00AA7F70" w:rsidP="00941BD7">
                  <w:r>
                    <w:t>4</w:t>
                  </w:r>
                </w:p>
              </w:tc>
              <w:tc>
                <w:tcPr>
                  <w:tcW w:w="3164" w:type="dxa"/>
                </w:tcPr>
                <w:p w:rsidR="00AA7F70" w:rsidRDefault="00AA7F70" w:rsidP="00941BD7">
                  <w:r>
                    <w:t>System</w:t>
                  </w:r>
                </w:p>
              </w:tc>
              <w:tc>
                <w:tcPr>
                  <w:tcW w:w="3835" w:type="dxa"/>
                </w:tcPr>
                <w:p w:rsidR="00AA7F70" w:rsidRDefault="00AA7F70" w:rsidP="009B0FD7">
                  <w:r>
                    <w:t xml:space="preserve">Validate data if ok show </w:t>
                  </w:r>
                  <w:r w:rsidR="009B0FD7">
                    <w:t>Login</w:t>
                  </w:r>
                  <w:r>
                    <w:t xml:space="preserve"> success and </w:t>
                  </w:r>
                  <w:r w:rsidR="00D33E05">
                    <w:t xml:space="preserve">Forward </w:t>
                  </w:r>
                  <w:r>
                    <w:t xml:space="preserve">to home page  else show wrong info </w:t>
                  </w:r>
                </w:p>
              </w:tc>
            </w:tr>
          </w:tbl>
          <w:p w:rsidR="00AA7F70" w:rsidRPr="00DA4AC1" w:rsidRDefault="00AA7F70" w:rsidP="00941BD7">
            <w:pPr>
              <w:ind w:left="360"/>
              <w:rPr>
                <w:szCs w:val="22"/>
              </w:rPr>
            </w:pPr>
          </w:p>
        </w:tc>
      </w:tr>
      <w:tr w:rsidR="00AA7F70" w:rsidRPr="00DA4AC1" w:rsidTr="00941BD7">
        <w:trPr>
          <w:trHeight w:val="339"/>
        </w:trPr>
        <w:tc>
          <w:tcPr>
            <w:tcW w:w="1921" w:type="dxa"/>
          </w:tcPr>
          <w:p w:rsidR="00AA7F70" w:rsidRPr="00DA4AC1" w:rsidRDefault="00AA7F70" w:rsidP="00941BD7">
            <w:pPr>
              <w:jc w:val="right"/>
              <w:rPr>
                <w:szCs w:val="22"/>
              </w:rPr>
            </w:pPr>
            <w:r w:rsidRPr="00DA4AC1">
              <w:rPr>
                <w:szCs w:val="22"/>
              </w:rPr>
              <w:t>Alternative Flows:</w:t>
            </w:r>
          </w:p>
        </w:tc>
        <w:tc>
          <w:tcPr>
            <w:tcW w:w="8260" w:type="dxa"/>
            <w:gridSpan w:val="3"/>
            <w:tcBorders>
              <w:top w:val="single" w:sz="4" w:space="0" w:color="auto"/>
            </w:tcBorders>
          </w:tcPr>
          <w:p w:rsidR="00AA7F70" w:rsidRPr="00DA4AC1" w:rsidRDefault="00AA7F70" w:rsidP="00941BD7">
            <w:pPr>
              <w:rPr>
                <w:szCs w:val="22"/>
              </w:rPr>
            </w:pPr>
            <w:r>
              <w:rPr>
                <w:szCs w:val="22"/>
              </w:rPr>
              <w:t>At step 3 if have any textbox is empty, the system will display “you must fill info into all textbox ”</w:t>
            </w:r>
          </w:p>
        </w:tc>
      </w:tr>
      <w:tr w:rsidR="00AA7F70" w:rsidRPr="00DA4AC1" w:rsidTr="00941BD7">
        <w:trPr>
          <w:trHeight w:val="339"/>
        </w:trPr>
        <w:tc>
          <w:tcPr>
            <w:tcW w:w="1921" w:type="dxa"/>
          </w:tcPr>
          <w:p w:rsidR="00AA7F70" w:rsidRPr="00DA4AC1" w:rsidRDefault="00AA7F70" w:rsidP="00941BD7">
            <w:pPr>
              <w:jc w:val="right"/>
              <w:rPr>
                <w:szCs w:val="22"/>
              </w:rPr>
            </w:pPr>
            <w:r w:rsidRPr="00DA4AC1">
              <w:rPr>
                <w:szCs w:val="22"/>
              </w:rPr>
              <w:t>Exceptions:</w:t>
            </w:r>
          </w:p>
        </w:tc>
        <w:tc>
          <w:tcPr>
            <w:tcW w:w="8260" w:type="dxa"/>
            <w:gridSpan w:val="3"/>
          </w:tcPr>
          <w:p w:rsidR="00AA7F70" w:rsidRPr="00AA7F70" w:rsidRDefault="00AA7F70" w:rsidP="00941BD7">
            <w:pPr>
              <w:pStyle w:val="ListParagraph"/>
              <w:numPr>
                <w:ilvl w:val="0"/>
                <w:numId w:val="10"/>
              </w:numPr>
              <w:rPr>
                <w:szCs w:val="22"/>
              </w:rPr>
            </w:pPr>
            <w:r>
              <w:rPr>
                <w:szCs w:val="22"/>
              </w:rPr>
              <w:t>Can’t connect with server</w:t>
            </w:r>
          </w:p>
        </w:tc>
      </w:tr>
      <w:tr w:rsidR="00AA7F70" w:rsidRPr="00DA4AC1" w:rsidTr="00941BD7">
        <w:trPr>
          <w:trHeight w:val="339"/>
        </w:trPr>
        <w:tc>
          <w:tcPr>
            <w:tcW w:w="1921" w:type="dxa"/>
          </w:tcPr>
          <w:p w:rsidR="00AA7F70" w:rsidRPr="00DA4AC1" w:rsidRDefault="00AA7F70" w:rsidP="00941BD7">
            <w:pPr>
              <w:jc w:val="right"/>
              <w:rPr>
                <w:szCs w:val="22"/>
              </w:rPr>
            </w:pPr>
            <w:r w:rsidRPr="00DA4AC1">
              <w:rPr>
                <w:szCs w:val="22"/>
              </w:rPr>
              <w:t>Priority:</w:t>
            </w:r>
          </w:p>
        </w:tc>
        <w:tc>
          <w:tcPr>
            <w:tcW w:w="8260" w:type="dxa"/>
            <w:gridSpan w:val="3"/>
          </w:tcPr>
          <w:p w:rsidR="00AA7F70" w:rsidRPr="00DA4AC1" w:rsidRDefault="00AA7F70" w:rsidP="00941BD7">
            <w:pPr>
              <w:rPr>
                <w:szCs w:val="22"/>
              </w:rPr>
            </w:pPr>
            <w:r>
              <w:rPr>
                <w:szCs w:val="22"/>
              </w:rPr>
              <w:t xml:space="preserve">Medium </w:t>
            </w:r>
          </w:p>
        </w:tc>
      </w:tr>
      <w:tr w:rsidR="00AA7F70" w:rsidRPr="00DA4AC1" w:rsidTr="00941BD7">
        <w:trPr>
          <w:trHeight w:val="339"/>
        </w:trPr>
        <w:tc>
          <w:tcPr>
            <w:tcW w:w="1921" w:type="dxa"/>
          </w:tcPr>
          <w:p w:rsidR="00AA7F70" w:rsidRPr="00DA4AC1" w:rsidRDefault="00AA7F70" w:rsidP="00941BD7">
            <w:pPr>
              <w:jc w:val="right"/>
              <w:rPr>
                <w:szCs w:val="22"/>
              </w:rPr>
            </w:pPr>
            <w:r w:rsidRPr="00DA4AC1">
              <w:rPr>
                <w:szCs w:val="22"/>
              </w:rPr>
              <w:t>Frequency of Use:</w:t>
            </w:r>
          </w:p>
        </w:tc>
        <w:tc>
          <w:tcPr>
            <w:tcW w:w="8260" w:type="dxa"/>
            <w:gridSpan w:val="3"/>
          </w:tcPr>
          <w:p w:rsidR="00AA7F70" w:rsidRPr="00DA4AC1" w:rsidRDefault="00AA7F70" w:rsidP="009B0FD7">
            <w:pPr>
              <w:rPr>
                <w:szCs w:val="22"/>
              </w:rPr>
            </w:pPr>
            <w:r>
              <w:rPr>
                <w:szCs w:val="22"/>
              </w:rPr>
              <w:t xml:space="preserve">When guest want to </w:t>
            </w:r>
            <w:r w:rsidR="009B0FD7">
              <w:rPr>
                <w:szCs w:val="22"/>
              </w:rPr>
              <w:t>Login page</w:t>
            </w:r>
          </w:p>
        </w:tc>
      </w:tr>
      <w:tr w:rsidR="00AA7F70" w:rsidRPr="00DA4AC1" w:rsidTr="00941BD7">
        <w:trPr>
          <w:trHeight w:val="317"/>
        </w:trPr>
        <w:tc>
          <w:tcPr>
            <w:tcW w:w="1921" w:type="dxa"/>
          </w:tcPr>
          <w:p w:rsidR="00AA7F70" w:rsidRPr="00DA4AC1" w:rsidRDefault="00AA7F70" w:rsidP="00941BD7">
            <w:pPr>
              <w:jc w:val="right"/>
              <w:rPr>
                <w:szCs w:val="22"/>
              </w:rPr>
            </w:pPr>
            <w:r w:rsidRPr="00DA4AC1">
              <w:rPr>
                <w:szCs w:val="22"/>
              </w:rPr>
              <w:t>Business Rules:</w:t>
            </w:r>
          </w:p>
        </w:tc>
        <w:tc>
          <w:tcPr>
            <w:tcW w:w="8260" w:type="dxa"/>
            <w:gridSpan w:val="3"/>
          </w:tcPr>
          <w:p w:rsidR="00AA7F70" w:rsidRPr="00DA4AC1" w:rsidRDefault="00AA7F70" w:rsidP="00941BD7">
            <w:pPr>
              <w:rPr>
                <w:szCs w:val="22"/>
              </w:rPr>
            </w:pPr>
            <w:r>
              <w:rPr>
                <w:szCs w:val="22"/>
              </w:rPr>
              <w:t>N/A</w:t>
            </w:r>
          </w:p>
        </w:tc>
      </w:tr>
      <w:tr w:rsidR="00AA7F70" w:rsidRPr="00DA4AC1" w:rsidTr="00941BD7">
        <w:trPr>
          <w:trHeight w:val="339"/>
        </w:trPr>
        <w:tc>
          <w:tcPr>
            <w:tcW w:w="1921" w:type="dxa"/>
          </w:tcPr>
          <w:p w:rsidR="00AA7F70" w:rsidRPr="00DA4AC1" w:rsidRDefault="00AA7F70" w:rsidP="00941BD7">
            <w:pPr>
              <w:jc w:val="right"/>
              <w:rPr>
                <w:szCs w:val="22"/>
              </w:rPr>
            </w:pPr>
            <w:r w:rsidRPr="00DA4AC1">
              <w:rPr>
                <w:szCs w:val="22"/>
              </w:rPr>
              <w:t>Other Information:</w:t>
            </w:r>
          </w:p>
        </w:tc>
        <w:tc>
          <w:tcPr>
            <w:tcW w:w="8260" w:type="dxa"/>
            <w:gridSpan w:val="3"/>
          </w:tcPr>
          <w:p w:rsidR="00AA7F70" w:rsidRPr="00DA4AC1" w:rsidRDefault="00AA7F70" w:rsidP="00941BD7">
            <w:pPr>
              <w:rPr>
                <w:szCs w:val="22"/>
              </w:rPr>
            </w:pPr>
            <w:r>
              <w:rPr>
                <w:szCs w:val="22"/>
              </w:rPr>
              <w:t>N/A</w:t>
            </w:r>
          </w:p>
        </w:tc>
      </w:tr>
      <w:tr w:rsidR="00AA7F70" w:rsidRPr="00DA4AC1" w:rsidTr="00941BD7">
        <w:trPr>
          <w:trHeight w:val="339"/>
        </w:trPr>
        <w:tc>
          <w:tcPr>
            <w:tcW w:w="1921" w:type="dxa"/>
          </w:tcPr>
          <w:p w:rsidR="00AA7F70" w:rsidRPr="00DA4AC1" w:rsidRDefault="00AA7F70" w:rsidP="00941BD7">
            <w:pPr>
              <w:jc w:val="right"/>
              <w:rPr>
                <w:szCs w:val="22"/>
              </w:rPr>
            </w:pPr>
            <w:r w:rsidRPr="00DA4AC1">
              <w:rPr>
                <w:szCs w:val="22"/>
              </w:rPr>
              <w:t>Assumptions:</w:t>
            </w:r>
          </w:p>
        </w:tc>
        <w:tc>
          <w:tcPr>
            <w:tcW w:w="8260" w:type="dxa"/>
            <w:gridSpan w:val="3"/>
          </w:tcPr>
          <w:p w:rsidR="00AA7F70" w:rsidRPr="00DA4AC1" w:rsidRDefault="00AA7F70" w:rsidP="00941BD7">
            <w:pPr>
              <w:rPr>
                <w:szCs w:val="22"/>
              </w:rPr>
            </w:pPr>
            <w:r>
              <w:rPr>
                <w:szCs w:val="22"/>
              </w:rPr>
              <w:t>N/A</w:t>
            </w:r>
          </w:p>
        </w:tc>
      </w:tr>
    </w:tbl>
    <w:p w:rsidR="00136EA3" w:rsidRDefault="00136EA3" w:rsidP="00136EA3"/>
    <w:p w:rsidR="009B0FD7" w:rsidRDefault="009B0FD7" w:rsidP="009B0FD7">
      <w:pPr>
        <w:pStyle w:val="Heading2"/>
      </w:pPr>
      <w:r>
        <w:lastRenderedPageBreak/>
        <w:t>Login with google account</w:t>
      </w:r>
    </w:p>
    <w:p w:rsidR="002A5E51" w:rsidRPr="002A5E51" w:rsidRDefault="00CA27C7" w:rsidP="002A5E51">
      <w:pPr>
        <w:pStyle w:val="Title"/>
      </w:pPr>
      <w:r>
        <w:pict>
          <v:shape id="_x0000_i1031" type="#_x0000_t75" style="width:436.7pt;height:185.6pt">
            <v:imagedata r:id="rId21" o:title="LGG"/>
          </v:shape>
        </w:pict>
      </w:r>
    </w:p>
    <w:p w:rsidR="009B0FD7" w:rsidRDefault="009B0FD7" w:rsidP="009B0FD7">
      <w:pPr>
        <w:pStyle w:val="Heading3"/>
      </w:pPr>
      <w:r w:rsidRPr="005F23D7">
        <w:tab/>
      </w:r>
      <w:r>
        <w:t>Screen Design</w:t>
      </w:r>
    </w:p>
    <w:p w:rsidR="00A90583" w:rsidRPr="00A90583" w:rsidRDefault="00CA27C7" w:rsidP="00A90583">
      <w:pPr>
        <w:pStyle w:val="Title"/>
      </w:pPr>
      <w:r>
        <w:pict>
          <v:shape id="_x0000_i1032" type="#_x0000_t75" style="width:481.55pt;height:164.1pt">
            <v:imagedata r:id="rId22" o:title="login-google"/>
          </v:shape>
        </w:pict>
      </w:r>
    </w:p>
    <w:p w:rsidR="009B0FD7" w:rsidRDefault="009B0FD7" w:rsidP="009B0FD7">
      <w:pPr>
        <w:pStyle w:val="Heading3"/>
      </w:pPr>
      <w:r w:rsidRPr="005F23D7">
        <w:tab/>
      </w:r>
      <w:r>
        <w:t>Screen Denfinition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810"/>
        <w:gridCol w:w="1031"/>
        <w:gridCol w:w="1542"/>
        <w:gridCol w:w="1371"/>
        <w:gridCol w:w="2440"/>
      </w:tblGrid>
      <w:tr w:rsidR="009B0FD7" w:rsidRPr="00A87523" w:rsidTr="00941BD7">
        <w:tc>
          <w:tcPr>
            <w:tcW w:w="670" w:type="dxa"/>
          </w:tcPr>
          <w:p w:rsidR="009B0FD7" w:rsidRPr="00A87523" w:rsidRDefault="009B0FD7" w:rsidP="00941BD7">
            <w:pPr>
              <w:rPr>
                <w:b/>
              </w:rPr>
            </w:pPr>
            <w:r>
              <w:rPr>
                <w:b/>
              </w:rPr>
              <w:t>STT</w:t>
            </w:r>
          </w:p>
        </w:tc>
        <w:tc>
          <w:tcPr>
            <w:tcW w:w="2810" w:type="dxa"/>
          </w:tcPr>
          <w:p w:rsidR="009B0FD7" w:rsidRPr="00A87523" w:rsidRDefault="009B0FD7" w:rsidP="00941BD7">
            <w:pPr>
              <w:rPr>
                <w:b/>
              </w:rPr>
            </w:pPr>
            <w:r w:rsidRPr="00A87523">
              <w:rPr>
                <w:b/>
              </w:rPr>
              <w:t>Field Name</w:t>
            </w:r>
          </w:p>
        </w:tc>
        <w:tc>
          <w:tcPr>
            <w:tcW w:w="1031" w:type="dxa"/>
          </w:tcPr>
          <w:p w:rsidR="009B0FD7" w:rsidRPr="00A87523" w:rsidRDefault="009B0FD7" w:rsidP="00941BD7">
            <w:pPr>
              <w:rPr>
                <w:b/>
              </w:rPr>
            </w:pPr>
            <w:r w:rsidRPr="00A87523">
              <w:rPr>
                <w:b/>
              </w:rPr>
              <w:t>Type</w:t>
            </w:r>
          </w:p>
        </w:tc>
        <w:tc>
          <w:tcPr>
            <w:tcW w:w="1542" w:type="dxa"/>
          </w:tcPr>
          <w:p w:rsidR="009B0FD7" w:rsidRPr="00A87523" w:rsidRDefault="009B0FD7" w:rsidP="00941BD7">
            <w:pPr>
              <w:rPr>
                <w:b/>
              </w:rPr>
            </w:pPr>
            <w:r w:rsidRPr="00A87523">
              <w:rPr>
                <w:b/>
              </w:rPr>
              <w:t>Mandatory</w:t>
            </w:r>
          </w:p>
        </w:tc>
        <w:tc>
          <w:tcPr>
            <w:tcW w:w="1371" w:type="dxa"/>
          </w:tcPr>
          <w:p w:rsidR="009B0FD7" w:rsidRPr="00A87523" w:rsidRDefault="009B0FD7" w:rsidP="00941BD7">
            <w:pPr>
              <w:rPr>
                <w:b/>
              </w:rPr>
            </w:pPr>
            <w:r w:rsidRPr="00A87523">
              <w:rPr>
                <w:b/>
              </w:rPr>
              <w:t>Max Length</w:t>
            </w:r>
          </w:p>
        </w:tc>
        <w:tc>
          <w:tcPr>
            <w:tcW w:w="2440" w:type="dxa"/>
          </w:tcPr>
          <w:p w:rsidR="009B0FD7" w:rsidRPr="00A87523" w:rsidRDefault="009B0FD7" w:rsidP="00941BD7">
            <w:pPr>
              <w:rPr>
                <w:b/>
              </w:rPr>
            </w:pPr>
            <w:r w:rsidRPr="00A87523">
              <w:rPr>
                <w:b/>
              </w:rPr>
              <w:t>Description</w:t>
            </w:r>
          </w:p>
        </w:tc>
      </w:tr>
      <w:tr w:rsidR="009B0FD7" w:rsidRPr="003E2079" w:rsidTr="00941BD7">
        <w:tc>
          <w:tcPr>
            <w:tcW w:w="670" w:type="dxa"/>
          </w:tcPr>
          <w:p w:rsidR="009B0FD7" w:rsidRPr="003E2079" w:rsidRDefault="009B0FD7" w:rsidP="00941BD7">
            <w:r>
              <w:t>1</w:t>
            </w:r>
          </w:p>
        </w:tc>
        <w:tc>
          <w:tcPr>
            <w:tcW w:w="2810" w:type="dxa"/>
          </w:tcPr>
          <w:p w:rsidR="009B0FD7" w:rsidRPr="003E2079" w:rsidRDefault="009B0FD7" w:rsidP="00941BD7">
            <w:r>
              <w:t>Login</w:t>
            </w:r>
          </w:p>
        </w:tc>
        <w:tc>
          <w:tcPr>
            <w:tcW w:w="1031" w:type="dxa"/>
          </w:tcPr>
          <w:p w:rsidR="009B0FD7" w:rsidRPr="003E2079" w:rsidRDefault="009B0FD7" w:rsidP="00941BD7">
            <w:r>
              <w:t>Button</w:t>
            </w:r>
          </w:p>
        </w:tc>
        <w:tc>
          <w:tcPr>
            <w:tcW w:w="1542" w:type="dxa"/>
          </w:tcPr>
          <w:p w:rsidR="009B0FD7" w:rsidRPr="003E2079" w:rsidRDefault="009B0FD7" w:rsidP="00941BD7"/>
        </w:tc>
        <w:tc>
          <w:tcPr>
            <w:tcW w:w="1371" w:type="dxa"/>
          </w:tcPr>
          <w:p w:rsidR="009B0FD7" w:rsidRPr="003E2079" w:rsidRDefault="009B0FD7" w:rsidP="00941BD7"/>
        </w:tc>
        <w:tc>
          <w:tcPr>
            <w:tcW w:w="2440" w:type="dxa"/>
          </w:tcPr>
          <w:p w:rsidR="009B0FD7" w:rsidRPr="003E2079" w:rsidRDefault="009B0FD7" w:rsidP="009B0FD7">
            <w:r>
              <w:t>Go to Google and get info form Google</w:t>
            </w:r>
          </w:p>
        </w:tc>
      </w:tr>
    </w:tbl>
    <w:p w:rsidR="009B0FD7" w:rsidRDefault="009B0FD7" w:rsidP="009B0FD7">
      <w:pPr>
        <w:pStyle w:val="Heading3"/>
      </w:pPr>
      <w:r>
        <w:t>Use case Specification</w:t>
      </w:r>
    </w:p>
    <w:tbl>
      <w:tblPr>
        <w:tblW w:w="101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21"/>
        <w:gridCol w:w="2237"/>
        <w:gridCol w:w="1738"/>
        <w:gridCol w:w="4285"/>
      </w:tblGrid>
      <w:tr w:rsidR="009B0FD7" w:rsidRPr="00DA4AC1" w:rsidTr="00941BD7">
        <w:trPr>
          <w:trHeight w:val="740"/>
        </w:trPr>
        <w:tc>
          <w:tcPr>
            <w:tcW w:w="1921" w:type="dxa"/>
          </w:tcPr>
          <w:p w:rsidR="009B0FD7" w:rsidRPr="00DA4AC1" w:rsidRDefault="009B0FD7" w:rsidP="00941BD7">
            <w:pPr>
              <w:jc w:val="right"/>
              <w:rPr>
                <w:szCs w:val="22"/>
              </w:rPr>
            </w:pPr>
            <w:r w:rsidRPr="00DA4AC1">
              <w:rPr>
                <w:szCs w:val="22"/>
              </w:rPr>
              <w:t>UC ID and Name:</w:t>
            </w:r>
          </w:p>
        </w:tc>
        <w:tc>
          <w:tcPr>
            <w:tcW w:w="8260" w:type="dxa"/>
            <w:gridSpan w:val="3"/>
          </w:tcPr>
          <w:p w:rsidR="009B0FD7" w:rsidRPr="00DA4AC1" w:rsidRDefault="009B0FD7" w:rsidP="00941BD7">
            <w:pPr>
              <w:rPr>
                <w:szCs w:val="22"/>
              </w:rPr>
            </w:pPr>
            <w:r>
              <w:rPr>
                <w:rFonts w:ascii="Helvetica" w:hAnsi="Helvetica" w:cs="Helvetica"/>
                <w:color w:val="337AB7"/>
                <w:sz w:val="20"/>
                <w:lang w:eastAsia="ja-JP"/>
              </w:rPr>
              <w:t>UC03_Login With Google Account</w:t>
            </w:r>
          </w:p>
        </w:tc>
      </w:tr>
      <w:tr w:rsidR="009B0FD7" w:rsidRPr="00DA4AC1" w:rsidTr="00941BD7">
        <w:trPr>
          <w:trHeight w:val="339"/>
        </w:trPr>
        <w:tc>
          <w:tcPr>
            <w:tcW w:w="1921" w:type="dxa"/>
          </w:tcPr>
          <w:p w:rsidR="009B0FD7" w:rsidRPr="00DA4AC1" w:rsidRDefault="009B0FD7" w:rsidP="00941BD7">
            <w:pPr>
              <w:jc w:val="right"/>
              <w:rPr>
                <w:szCs w:val="22"/>
              </w:rPr>
            </w:pPr>
            <w:r w:rsidRPr="00DA4AC1">
              <w:rPr>
                <w:szCs w:val="22"/>
              </w:rPr>
              <w:t>Created By:</w:t>
            </w:r>
          </w:p>
        </w:tc>
        <w:tc>
          <w:tcPr>
            <w:tcW w:w="2237" w:type="dxa"/>
          </w:tcPr>
          <w:p w:rsidR="009B0FD7" w:rsidRPr="00DA4AC1" w:rsidRDefault="009B0FD7" w:rsidP="00941BD7">
            <w:pPr>
              <w:rPr>
                <w:szCs w:val="22"/>
              </w:rPr>
            </w:pPr>
            <w:r>
              <w:rPr>
                <w:szCs w:val="22"/>
              </w:rPr>
              <w:t>Thienndse05883</w:t>
            </w:r>
          </w:p>
        </w:tc>
        <w:tc>
          <w:tcPr>
            <w:tcW w:w="1738" w:type="dxa"/>
          </w:tcPr>
          <w:p w:rsidR="009B0FD7" w:rsidRPr="00DA4AC1" w:rsidRDefault="009B0FD7" w:rsidP="00941BD7">
            <w:pPr>
              <w:jc w:val="right"/>
              <w:rPr>
                <w:szCs w:val="22"/>
              </w:rPr>
            </w:pPr>
            <w:r w:rsidRPr="00DA4AC1">
              <w:rPr>
                <w:szCs w:val="22"/>
              </w:rPr>
              <w:t>Date Created:</w:t>
            </w:r>
          </w:p>
        </w:tc>
        <w:tc>
          <w:tcPr>
            <w:tcW w:w="4285" w:type="dxa"/>
          </w:tcPr>
          <w:p w:rsidR="009B0FD7" w:rsidRPr="00DA4AC1" w:rsidRDefault="009B0FD7" w:rsidP="00941BD7">
            <w:pPr>
              <w:rPr>
                <w:szCs w:val="22"/>
              </w:rPr>
            </w:pPr>
            <w:r>
              <w:rPr>
                <w:szCs w:val="22"/>
              </w:rPr>
              <w:t>21/01/2019</w:t>
            </w:r>
          </w:p>
        </w:tc>
      </w:tr>
      <w:tr w:rsidR="009B0FD7" w:rsidRPr="00DA4AC1" w:rsidTr="00941BD7">
        <w:trPr>
          <w:trHeight w:val="339"/>
        </w:trPr>
        <w:tc>
          <w:tcPr>
            <w:tcW w:w="1921" w:type="dxa"/>
          </w:tcPr>
          <w:p w:rsidR="009B0FD7" w:rsidRPr="00DA4AC1" w:rsidRDefault="009B0FD7" w:rsidP="00941BD7">
            <w:pPr>
              <w:jc w:val="right"/>
              <w:rPr>
                <w:szCs w:val="22"/>
              </w:rPr>
            </w:pPr>
            <w:r w:rsidRPr="00DA4AC1">
              <w:rPr>
                <w:szCs w:val="22"/>
              </w:rPr>
              <w:lastRenderedPageBreak/>
              <w:t>Primary Actor:</w:t>
            </w:r>
          </w:p>
        </w:tc>
        <w:tc>
          <w:tcPr>
            <w:tcW w:w="2237" w:type="dxa"/>
          </w:tcPr>
          <w:p w:rsidR="009B0FD7" w:rsidRPr="00DA4AC1" w:rsidRDefault="009B0FD7" w:rsidP="00941BD7">
            <w:pPr>
              <w:rPr>
                <w:szCs w:val="22"/>
              </w:rPr>
            </w:pPr>
            <w:r>
              <w:rPr>
                <w:szCs w:val="22"/>
              </w:rPr>
              <w:t>Guest</w:t>
            </w:r>
          </w:p>
        </w:tc>
        <w:tc>
          <w:tcPr>
            <w:tcW w:w="1738" w:type="dxa"/>
          </w:tcPr>
          <w:p w:rsidR="009B0FD7" w:rsidRPr="00DA4AC1" w:rsidRDefault="009B0FD7" w:rsidP="00941BD7">
            <w:pPr>
              <w:jc w:val="right"/>
              <w:rPr>
                <w:szCs w:val="22"/>
              </w:rPr>
            </w:pPr>
            <w:r w:rsidRPr="00DA4AC1">
              <w:rPr>
                <w:szCs w:val="22"/>
              </w:rPr>
              <w:t>Secondary Actors:</w:t>
            </w:r>
          </w:p>
        </w:tc>
        <w:tc>
          <w:tcPr>
            <w:tcW w:w="4285" w:type="dxa"/>
          </w:tcPr>
          <w:p w:rsidR="009B0FD7" w:rsidRPr="00DA4AC1" w:rsidRDefault="009B0FD7" w:rsidP="00941BD7">
            <w:pPr>
              <w:rPr>
                <w:szCs w:val="22"/>
              </w:rPr>
            </w:pPr>
            <w:r>
              <w:rPr>
                <w:szCs w:val="22"/>
              </w:rPr>
              <w:t>User</w:t>
            </w:r>
          </w:p>
        </w:tc>
      </w:tr>
      <w:tr w:rsidR="009B0FD7" w:rsidRPr="00BA6EAF" w:rsidTr="00941BD7">
        <w:trPr>
          <w:trHeight w:val="397"/>
        </w:trPr>
        <w:tc>
          <w:tcPr>
            <w:tcW w:w="1921" w:type="dxa"/>
          </w:tcPr>
          <w:p w:rsidR="009B0FD7" w:rsidRPr="00DA4AC1" w:rsidRDefault="009B0FD7" w:rsidP="00941BD7">
            <w:pPr>
              <w:jc w:val="right"/>
              <w:rPr>
                <w:szCs w:val="22"/>
              </w:rPr>
            </w:pPr>
            <w:r w:rsidRPr="00DA4AC1">
              <w:rPr>
                <w:szCs w:val="22"/>
              </w:rPr>
              <w:t>Trigger:</w:t>
            </w:r>
          </w:p>
        </w:tc>
        <w:tc>
          <w:tcPr>
            <w:tcW w:w="8260" w:type="dxa"/>
            <w:gridSpan w:val="3"/>
          </w:tcPr>
          <w:p w:rsidR="009B0FD7" w:rsidRPr="00BA6EAF" w:rsidRDefault="009B0FD7" w:rsidP="00BE0A27">
            <w:pPr>
              <w:shd w:val="clear" w:color="auto" w:fill="FFFFFF"/>
              <w:spacing w:before="100" w:beforeAutospacing="1" w:after="75"/>
              <w:rPr>
                <w:rFonts w:ascii="Helvetica" w:hAnsi="Helvetica" w:cs="Helvetica"/>
                <w:color w:val="333333"/>
                <w:sz w:val="20"/>
                <w:lang w:eastAsia="ja-JP"/>
              </w:rPr>
            </w:pPr>
            <w:r>
              <w:rPr>
                <w:rFonts w:ascii="Helvetica" w:hAnsi="Helvetica" w:cs="Helvetica"/>
                <w:color w:val="333333"/>
                <w:sz w:val="20"/>
                <w:lang w:eastAsia="ja-JP"/>
              </w:rPr>
              <w:t>Guest click</w:t>
            </w:r>
            <w:r w:rsidR="00941BD7">
              <w:rPr>
                <w:rFonts w:ascii="Helvetica" w:hAnsi="Helvetica" w:cs="Helvetica"/>
                <w:color w:val="333333"/>
                <w:sz w:val="20"/>
                <w:lang w:eastAsia="ja-JP"/>
              </w:rPr>
              <w:t xml:space="preserve"> </w:t>
            </w:r>
            <w:r w:rsidR="00941BD7">
              <w:rPr>
                <w:szCs w:val="22"/>
              </w:rPr>
              <w:t>on</w:t>
            </w:r>
            <w:r>
              <w:rPr>
                <w:rFonts w:ascii="Helvetica" w:hAnsi="Helvetica" w:cs="Helvetica"/>
                <w:color w:val="333333"/>
                <w:sz w:val="20"/>
                <w:lang w:eastAsia="ja-JP"/>
              </w:rPr>
              <w:t xml:space="preserve"> </w:t>
            </w:r>
            <w:r w:rsidR="00BE0A27">
              <w:rPr>
                <w:rFonts w:ascii="Helvetica" w:hAnsi="Helvetica" w:cs="Helvetica"/>
                <w:color w:val="333333"/>
                <w:sz w:val="20"/>
                <w:lang w:eastAsia="ja-JP"/>
              </w:rPr>
              <w:t>Login with google</w:t>
            </w:r>
            <w:r>
              <w:rPr>
                <w:rFonts w:ascii="Helvetica" w:hAnsi="Helvetica" w:cs="Helvetica"/>
                <w:color w:val="333333"/>
                <w:sz w:val="20"/>
                <w:lang w:eastAsia="ja-JP"/>
              </w:rPr>
              <w:t xml:space="preserve"> button</w:t>
            </w:r>
          </w:p>
        </w:tc>
      </w:tr>
      <w:tr w:rsidR="009B0FD7" w:rsidRPr="00DA4AC1" w:rsidTr="00941BD7">
        <w:trPr>
          <w:trHeight w:val="779"/>
        </w:trPr>
        <w:tc>
          <w:tcPr>
            <w:tcW w:w="1921" w:type="dxa"/>
          </w:tcPr>
          <w:p w:rsidR="009B0FD7" w:rsidRPr="00DA4AC1" w:rsidRDefault="009B0FD7" w:rsidP="00941BD7">
            <w:pPr>
              <w:jc w:val="right"/>
              <w:rPr>
                <w:szCs w:val="22"/>
              </w:rPr>
            </w:pPr>
            <w:r w:rsidRPr="00DA4AC1">
              <w:rPr>
                <w:szCs w:val="22"/>
              </w:rPr>
              <w:t>Description:</w:t>
            </w:r>
          </w:p>
        </w:tc>
        <w:tc>
          <w:tcPr>
            <w:tcW w:w="8260" w:type="dxa"/>
            <w:gridSpan w:val="3"/>
          </w:tcPr>
          <w:p w:rsidR="009B0FD7" w:rsidRPr="00BA6EAF" w:rsidRDefault="009B0FD7" w:rsidP="00941BD7">
            <w:pPr>
              <w:shd w:val="clear" w:color="auto" w:fill="FFFFFF"/>
              <w:spacing w:before="100" w:beforeAutospacing="1" w:after="75"/>
              <w:rPr>
                <w:rFonts w:ascii="Helvetica" w:hAnsi="Helvetica" w:cs="Helvetica"/>
                <w:color w:val="333333"/>
                <w:sz w:val="20"/>
                <w:lang w:eastAsia="ja-JP"/>
              </w:rPr>
            </w:pPr>
            <w:r>
              <w:rPr>
                <w:szCs w:val="22"/>
              </w:rPr>
              <w:t>From Login pages, Guest click on Login</w:t>
            </w:r>
            <w:r w:rsidR="00BE0A27">
              <w:rPr>
                <w:szCs w:val="22"/>
              </w:rPr>
              <w:t xml:space="preserve"> with google</w:t>
            </w:r>
            <w:r>
              <w:rPr>
                <w:szCs w:val="22"/>
              </w:rPr>
              <w:t xml:space="preserve"> button </w:t>
            </w:r>
          </w:p>
        </w:tc>
      </w:tr>
      <w:tr w:rsidR="009B0FD7" w:rsidRPr="00DA4AC1" w:rsidTr="00941BD7">
        <w:trPr>
          <w:trHeight w:val="1342"/>
        </w:trPr>
        <w:tc>
          <w:tcPr>
            <w:tcW w:w="1921" w:type="dxa"/>
          </w:tcPr>
          <w:p w:rsidR="009B0FD7" w:rsidRPr="00DA4AC1" w:rsidRDefault="009B0FD7" w:rsidP="00941BD7">
            <w:pPr>
              <w:jc w:val="right"/>
              <w:rPr>
                <w:szCs w:val="22"/>
              </w:rPr>
            </w:pPr>
            <w:r w:rsidRPr="00DA4AC1">
              <w:rPr>
                <w:szCs w:val="22"/>
              </w:rPr>
              <w:t>Preconditions:</w:t>
            </w:r>
          </w:p>
        </w:tc>
        <w:tc>
          <w:tcPr>
            <w:tcW w:w="8260" w:type="dxa"/>
            <w:gridSpan w:val="3"/>
          </w:tcPr>
          <w:p w:rsidR="009B0FD7" w:rsidRPr="00BE0A27" w:rsidRDefault="00BE0A27" w:rsidP="00BE0A27">
            <w:pPr>
              <w:pStyle w:val="ListParagraph"/>
              <w:numPr>
                <w:ilvl w:val="0"/>
                <w:numId w:val="11"/>
              </w:numPr>
              <w:spacing w:line="240" w:lineRule="auto"/>
              <w:rPr>
                <w:szCs w:val="22"/>
              </w:rPr>
            </w:pPr>
            <w:r w:rsidRPr="00BE0A27">
              <w:rPr>
                <w:szCs w:val="22"/>
              </w:rPr>
              <w:t xml:space="preserve"> </w:t>
            </w:r>
            <w:r w:rsidR="009B0FD7" w:rsidRPr="00BE0A27">
              <w:rPr>
                <w:szCs w:val="22"/>
              </w:rPr>
              <w:t>Guest go to Home Page</w:t>
            </w:r>
          </w:p>
          <w:p w:rsidR="009B0FD7" w:rsidRPr="00BE0A27" w:rsidRDefault="00BE0A27" w:rsidP="00BE0A27">
            <w:pPr>
              <w:spacing w:line="240" w:lineRule="auto"/>
              <w:ind w:left="360"/>
              <w:rPr>
                <w:szCs w:val="22"/>
              </w:rPr>
            </w:pPr>
            <w:r>
              <w:rPr>
                <w:szCs w:val="22"/>
              </w:rPr>
              <w:t xml:space="preserve">2     </w:t>
            </w:r>
            <w:r w:rsidR="009B0FD7" w:rsidRPr="00BE0A27">
              <w:rPr>
                <w:szCs w:val="22"/>
              </w:rPr>
              <w:t xml:space="preserve">Click </w:t>
            </w:r>
            <w:r w:rsidR="00941BD7">
              <w:rPr>
                <w:szCs w:val="22"/>
              </w:rPr>
              <w:t xml:space="preserve"> on  </w:t>
            </w:r>
            <w:r w:rsidR="009B0FD7" w:rsidRPr="00BE0A27">
              <w:rPr>
                <w:szCs w:val="22"/>
              </w:rPr>
              <w:t>Login</w:t>
            </w:r>
            <w:r>
              <w:rPr>
                <w:szCs w:val="22"/>
              </w:rPr>
              <w:t xml:space="preserve"> with google</w:t>
            </w:r>
            <w:r w:rsidR="009B0FD7" w:rsidRPr="00BE0A27">
              <w:rPr>
                <w:szCs w:val="22"/>
              </w:rPr>
              <w:t xml:space="preserve"> button</w:t>
            </w:r>
          </w:p>
        </w:tc>
      </w:tr>
      <w:tr w:rsidR="009B0FD7" w:rsidRPr="00DA4AC1" w:rsidTr="00941BD7">
        <w:trPr>
          <w:trHeight w:val="339"/>
        </w:trPr>
        <w:tc>
          <w:tcPr>
            <w:tcW w:w="1921" w:type="dxa"/>
          </w:tcPr>
          <w:p w:rsidR="009B0FD7" w:rsidRPr="00DA4AC1" w:rsidRDefault="009B0FD7" w:rsidP="00941BD7">
            <w:pPr>
              <w:jc w:val="right"/>
              <w:rPr>
                <w:szCs w:val="22"/>
              </w:rPr>
            </w:pPr>
            <w:r w:rsidRPr="00DA4AC1">
              <w:rPr>
                <w:szCs w:val="22"/>
              </w:rPr>
              <w:t>Post conditions:</w:t>
            </w:r>
          </w:p>
        </w:tc>
        <w:tc>
          <w:tcPr>
            <w:tcW w:w="8260" w:type="dxa"/>
            <w:gridSpan w:val="3"/>
            <w:tcBorders>
              <w:bottom w:val="single" w:sz="6" w:space="0" w:color="auto"/>
            </w:tcBorders>
          </w:tcPr>
          <w:p w:rsidR="009B0FD7" w:rsidRPr="00BE0A27" w:rsidRDefault="00BE0A27" w:rsidP="00BE0A27">
            <w:pPr>
              <w:pStyle w:val="ListParagraph"/>
              <w:numPr>
                <w:ilvl w:val="0"/>
                <w:numId w:val="12"/>
              </w:numPr>
              <w:ind w:left="325" w:firstLine="90"/>
              <w:rPr>
                <w:szCs w:val="22"/>
              </w:rPr>
            </w:pPr>
            <w:r>
              <w:rPr>
                <w:szCs w:val="22"/>
              </w:rPr>
              <w:t>Get</w:t>
            </w:r>
            <w:r w:rsidR="009B0FD7" w:rsidRPr="00BE0A27">
              <w:rPr>
                <w:szCs w:val="22"/>
              </w:rPr>
              <w:t xml:space="preserve"> data</w:t>
            </w:r>
            <w:r>
              <w:rPr>
                <w:szCs w:val="22"/>
              </w:rPr>
              <w:t xml:space="preserve"> and </w:t>
            </w:r>
            <w:r w:rsidRPr="00BE0A27">
              <w:rPr>
                <w:szCs w:val="22"/>
              </w:rPr>
              <w:t>access rights</w:t>
            </w:r>
            <w:r>
              <w:rPr>
                <w:szCs w:val="22"/>
              </w:rPr>
              <w:t xml:space="preserve"> google</w:t>
            </w:r>
          </w:p>
          <w:p w:rsidR="009B0FD7" w:rsidRDefault="009B0FD7" w:rsidP="00BE0A27">
            <w:pPr>
              <w:pStyle w:val="ListParagraph"/>
              <w:numPr>
                <w:ilvl w:val="0"/>
                <w:numId w:val="12"/>
              </w:numPr>
              <w:ind w:left="235" w:firstLine="180"/>
              <w:rPr>
                <w:szCs w:val="22"/>
              </w:rPr>
            </w:pPr>
            <w:r>
              <w:rPr>
                <w:szCs w:val="22"/>
              </w:rPr>
              <w:t>Display Login success or fail</w:t>
            </w:r>
          </w:p>
          <w:p w:rsidR="009B0FD7" w:rsidRPr="00136EA3" w:rsidRDefault="00D33E05" w:rsidP="00BE0A27">
            <w:pPr>
              <w:pStyle w:val="ListParagraph"/>
              <w:numPr>
                <w:ilvl w:val="0"/>
                <w:numId w:val="12"/>
              </w:numPr>
              <w:ind w:left="235" w:firstLine="180"/>
              <w:rPr>
                <w:szCs w:val="22"/>
              </w:rPr>
            </w:pPr>
            <w:r>
              <w:rPr>
                <w:szCs w:val="22"/>
              </w:rPr>
              <w:t xml:space="preserve">Forward </w:t>
            </w:r>
            <w:r w:rsidR="009B0FD7">
              <w:rPr>
                <w:szCs w:val="22"/>
              </w:rPr>
              <w:t xml:space="preserve">to home page </w:t>
            </w:r>
          </w:p>
        </w:tc>
      </w:tr>
      <w:tr w:rsidR="009B0FD7" w:rsidRPr="00DA4AC1" w:rsidTr="00941BD7">
        <w:trPr>
          <w:trHeight w:val="1423"/>
        </w:trPr>
        <w:tc>
          <w:tcPr>
            <w:tcW w:w="1921" w:type="dxa"/>
          </w:tcPr>
          <w:p w:rsidR="009B0FD7" w:rsidRPr="00DA4AC1" w:rsidRDefault="009B0FD7" w:rsidP="00941BD7">
            <w:pPr>
              <w:jc w:val="right"/>
              <w:rPr>
                <w:szCs w:val="22"/>
              </w:rPr>
            </w:pPr>
            <w:r w:rsidRPr="00DA4AC1">
              <w:rPr>
                <w:szCs w:val="22"/>
              </w:rPr>
              <w:t>Normal Flow:</w:t>
            </w:r>
          </w:p>
        </w:tc>
        <w:tc>
          <w:tcPr>
            <w:tcW w:w="8260" w:type="dxa"/>
            <w:gridSpan w:val="3"/>
            <w:tcBorders>
              <w:top w:val="single" w:sz="6" w:space="0" w:color="auto"/>
              <w:bottom w:val="single" w:sz="4" w:space="0" w:color="auto"/>
            </w:tcBorders>
          </w:tcPr>
          <w:tbl>
            <w:tblPr>
              <w:tblStyle w:val="TableGrid"/>
              <w:tblW w:w="7998" w:type="dxa"/>
              <w:tblInd w:w="9" w:type="dxa"/>
              <w:tblLayout w:type="fixed"/>
              <w:tblLook w:val="04A0" w:firstRow="1" w:lastRow="0" w:firstColumn="1" w:lastColumn="0" w:noHBand="0" w:noVBand="1"/>
            </w:tblPr>
            <w:tblGrid>
              <w:gridCol w:w="999"/>
              <w:gridCol w:w="3164"/>
              <w:gridCol w:w="3835"/>
            </w:tblGrid>
            <w:tr w:rsidR="009B0FD7" w:rsidTr="00941BD7">
              <w:trPr>
                <w:trHeight w:val="339"/>
              </w:trPr>
              <w:tc>
                <w:tcPr>
                  <w:tcW w:w="999" w:type="dxa"/>
                </w:tcPr>
                <w:p w:rsidR="009B0FD7" w:rsidRDefault="009B0FD7" w:rsidP="00941BD7">
                  <w:r>
                    <w:t>Step</w:t>
                  </w:r>
                </w:p>
              </w:tc>
              <w:tc>
                <w:tcPr>
                  <w:tcW w:w="3164" w:type="dxa"/>
                </w:tcPr>
                <w:p w:rsidR="009B0FD7" w:rsidRDefault="009B0FD7" w:rsidP="00941BD7">
                  <w:r>
                    <w:t>Actor</w:t>
                  </w:r>
                </w:p>
              </w:tc>
              <w:tc>
                <w:tcPr>
                  <w:tcW w:w="3835" w:type="dxa"/>
                </w:tcPr>
                <w:p w:rsidR="009B0FD7" w:rsidRDefault="009B0FD7" w:rsidP="00941BD7">
                  <w:r>
                    <w:t>Action</w:t>
                  </w:r>
                </w:p>
              </w:tc>
            </w:tr>
            <w:tr w:rsidR="009B0FD7" w:rsidTr="00941BD7">
              <w:trPr>
                <w:trHeight w:val="339"/>
              </w:trPr>
              <w:tc>
                <w:tcPr>
                  <w:tcW w:w="999" w:type="dxa"/>
                </w:tcPr>
                <w:p w:rsidR="009B0FD7" w:rsidRDefault="009B0FD7" w:rsidP="00941BD7">
                  <w:r>
                    <w:t>1</w:t>
                  </w:r>
                </w:p>
              </w:tc>
              <w:tc>
                <w:tcPr>
                  <w:tcW w:w="3164" w:type="dxa"/>
                </w:tcPr>
                <w:p w:rsidR="009B0FD7" w:rsidRDefault="009B0FD7" w:rsidP="00941BD7">
                  <w:r>
                    <w:t>Guest</w:t>
                  </w:r>
                </w:p>
              </w:tc>
              <w:tc>
                <w:tcPr>
                  <w:tcW w:w="3835" w:type="dxa"/>
                </w:tcPr>
                <w:p w:rsidR="009B0FD7" w:rsidRDefault="009B0FD7" w:rsidP="00941BD7">
                  <w:r>
                    <w:t xml:space="preserve"> Click</w:t>
                  </w:r>
                  <w:r w:rsidR="00941BD7">
                    <w:t xml:space="preserve"> on</w:t>
                  </w:r>
                  <w:r>
                    <w:t xml:space="preserve"> Login button</w:t>
                  </w:r>
                  <w:r w:rsidR="00BE0A27">
                    <w:t xml:space="preserve"> from home page</w:t>
                  </w:r>
                </w:p>
              </w:tc>
            </w:tr>
            <w:tr w:rsidR="009B0FD7" w:rsidTr="00941BD7">
              <w:trPr>
                <w:trHeight w:val="339"/>
              </w:trPr>
              <w:tc>
                <w:tcPr>
                  <w:tcW w:w="999" w:type="dxa"/>
                </w:tcPr>
                <w:p w:rsidR="009B0FD7" w:rsidRDefault="009B0FD7" w:rsidP="00941BD7">
                  <w:r>
                    <w:t>2</w:t>
                  </w:r>
                </w:p>
              </w:tc>
              <w:tc>
                <w:tcPr>
                  <w:tcW w:w="3164" w:type="dxa"/>
                </w:tcPr>
                <w:p w:rsidR="009B0FD7" w:rsidRDefault="009B0FD7" w:rsidP="00941BD7">
                  <w:r>
                    <w:t>System</w:t>
                  </w:r>
                </w:p>
              </w:tc>
              <w:tc>
                <w:tcPr>
                  <w:tcW w:w="3835" w:type="dxa"/>
                </w:tcPr>
                <w:p w:rsidR="009B0FD7" w:rsidRDefault="009B0FD7" w:rsidP="00941BD7">
                  <w:r>
                    <w:t>Show Login Form</w:t>
                  </w:r>
                </w:p>
              </w:tc>
            </w:tr>
            <w:tr w:rsidR="009B0FD7" w:rsidTr="00941BD7">
              <w:trPr>
                <w:trHeight w:val="339"/>
              </w:trPr>
              <w:tc>
                <w:tcPr>
                  <w:tcW w:w="999" w:type="dxa"/>
                </w:tcPr>
                <w:p w:rsidR="009B0FD7" w:rsidRDefault="009B0FD7" w:rsidP="00941BD7">
                  <w:r>
                    <w:t>3</w:t>
                  </w:r>
                </w:p>
              </w:tc>
              <w:tc>
                <w:tcPr>
                  <w:tcW w:w="3164" w:type="dxa"/>
                </w:tcPr>
                <w:p w:rsidR="009B0FD7" w:rsidRDefault="009B0FD7" w:rsidP="00941BD7">
                  <w:r>
                    <w:t>Guest</w:t>
                  </w:r>
                </w:p>
              </w:tc>
              <w:tc>
                <w:tcPr>
                  <w:tcW w:w="3835" w:type="dxa"/>
                </w:tcPr>
                <w:p w:rsidR="009B0FD7" w:rsidRDefault="00BE0A27" w:rsidP="00941BD7">
                  <w:r>
                    <w:t>Click</w:t>
                  </w:r>
                  <w:r w:rsidR="00941BD7">
                    <w:t xml:space="preserve"> on</w:t>
                  </w:r>
                  <w:r>
                    <w:t xml:space="preserve"> login with google button</w:t>
                  </w:r>
                </w:p>
              </w:tc>
            </w:tr>
            <w:tr w:rsidR="009B0FD7" w:rsidTr="00941BD7">
              <w:trPr>
                <w:trHeight w:val="339"/>
              </w:trPr>
              <w:tc>
                <w:tcPr>
                  <w:tcW w:w="999" w:type="dxa"/>
                </w:tcPr>
                <w:p w:rsidR="009B0FD7" w:rsidRDefault="009B0FD7" w:rsidP="00941BD7">
                  <w:r>
                    <w:t>4</w:t>
                  </w:r>
                </w:p>
              </w:tc>
              <w:tc>
                <w:tcPr>
                  <w:tcW w:w="3164" w:type="dxa"/>
                </w:tcPr>
                <w:p w:rsidR="009B0FD7" w:rsidRDefault="009B0FD7" w:rsidP="00941BD7">
                  <w:r>
                    <w:t>System</w:t>
                  </w:r>
                </w:p>
              </w:tc>
              <w:tc>
                <w:tcPr>
                  <w:tcW w:w="3835" w:type="dxa"/>
                </w:tcPr>
                <w:p w:rsidR="009B0FD7" w:rsidRPr="00BE0A27" w:rsidRDefault="00BE0A27" w:rsidP="00941BD7">
                  <w:r>
                    <w:t>Using google login API</w:t>
                  </w:r>
                </w:p>
              </w:tc>
            </w:tr>
            <w:tr w:rsidR="00BE0A27" w:rsidTr="00941BD7">
              <w:trPr>
                <w:trHeight w:val="339"/>
              </w:trPr>
              <w:tc>
                <w:tcPr>
                  <w:tcW w:w="999" w:type="dxa"/>
                </w:tcPr>
                <w:p w:rsidR="00BE0A27" w:rsidRDefault="00BE0A27" w:rsidP="00941BD7">
                  <w:r>
                    <w:t>5</w:t>
                  </w:r>
                </w:p>
              </w:tc>
              <w:tc>
                <w:tcPr>
                  <w:tcW w:w="3164" w:type="dxa"/>
                </w:tcPr>
                <w:p w:rsidR="00BE0A27" w:rsidRDefault="00BE0A27" w:rsidP="00941BD7">
                  <w:r>
                    <w:t>Guest</w:t>
                  </w:r>
                </w:p>
              </w:tc>
              <w:tc>
                <w:tcPr>
                  <w:tcW w:w="3835" w:type="dxa"/>
                </w:tcPr>
                <w:p w:rsidR="00BE0A27" w:rsidRDefault="00BE0A27" w:rsidP="00941BD7">
                  <w:r>
                    <w:t>Click</w:t>
                  </w:r>
                  <w:r w:rsidR="00941BD7">
                    <w:t xml:space="preserve"> on</w:t>
                  </w:r>
                  <w:r>
                    <w:t xml:space="preserve"> accept button</w:t>
                  </w:r>
                </w:p>
              </w:tc>
            </w:tr>
            <w:tr w:rsidR="00BE0A27" w:rsidTr="00941BD7">
              <w:trPr>
                <w:trHeight w:val="339"/>
              </w:trPr>
              <w:tc>
                <w:tcPr>
                  <w:tcW w:w="999" w:type="dxa"/>
                </w:tcPr>
                <w:p w:rsidR="00BE0A27" w:rsidRDefault="00BE0A27" w:rsidP="00941BD7">
                  <w:r>
                    <w:t>6</w:t>
                  </w:r>
                </w:p>
              </w:tc>
              <w:tc>
                <w:tcPr>
                  <w:tcW w:w="3164" w:type="dxa"/>
                </w:tcPr>
                <w:p w:rsidR="00BE0A27" w:rsidRDefault="00BE0A27" w:rsidP="00941BD7">
                  <w:r>
                    <w:t>System</w:t>
                  </w:r>
                </w:p>
              </w:tc>
              <w:tc>
                <w:tcPr>
                  <w:tcW w:w="3835" w:type="dxa"/>
                </w:tcPr>
                <w:p w:rsidR="00BE0A27" w:rsidRPr="00941BD7" w:rsidRDefault="00BE0A27" w:rsidP="00941BD7">
                  <w:r>
                    <w:t>Get info of use</w:t>
                  </w:r>
                  <w:r w:rsidR="00941BD7">
                    <w:t xml:space="preserve">r and </w:t>
                  </w:r>
                  <w:r w:rsidR="00D33E05">
                    <w:t xml:space="preserve">Forward </w:t>
                  </w:r>
                  <w:r w:rsidR="00941BD7">
                    <w:t>to home page</w:t>
                  </w:r>
                </w:p>
              </w:tc>
            </w:tr>
          </w:tbl>
          <w:p w:rsidR="009B0FD7" w:rsidRPr="00DA4AC1" w:rsidRDefault="009B0FD7" w:rsidP="00941BD7">
            <w:pPr>
              <w:ind w:left="360"/>
              <w:rPr>
                <w:szCs w:val="22"/>
              </w:rPr>
            </w:pPr>
          </w:p>
        </w:tc>
      </w:tr>
      <w:tr w:rsidR="009B0FD7" w:rsidRPr="00DA4AC1" w:rsidTr="00941BD7">
        <w:trPr>
          <w:trHeight w:val="339"/>
        </w:trPr>
        <w:tc>
          <w:tcPr>
            <w:tcW w:w="1921" w:type="dxa"/>
          </w:tcPr>
          <w:p w:rsidR="009B0FD7" w:rsidRPr="00DA4AC1" w:rsidRDefault="009B0FD7" w:rsidP="00941BD7">
            <w:pPr>
              <w:jc w:val="right"/>
              <w:rPr>
                <w:szCs w:val="22"/>
              </w:rPr>
            </w:pPr>
            <w:r w:rsidRPr="00DA4AC1">
              <w:rPr>
                <w:szCs w:val="22"/>
              </w:rPr>
              <w:t>Alternative Flows:</w:t>
            </w:r>
          </w:p>
        </w:tc>
        <w:tc>
          <w:tcPr>
            <w:tcW w:w="8260" w:type="dxa"/>
            <w:gridSpan w:val="3"/>
            <w:tcBorders>
              <w:top w:val="single" w:sz="4" w:space="0" w:color="auto"/>
            </w:tcBorders>
          </w:tcPr>
          <w:p w:rsidR="009B0FD7" w:rsidRPr="00DA4AC1" w:rsidRDefault="009B0FD7" w:rsidP="00941BD7">
            <w:pPr>
              <w:rPr>
                <w:szCs w:val="22"/>
              </w:rPr>
            </w:pPr>
            <w:r>
              <w:rPr>
                <w:szCs w:val="22"/>
              </w:rPr>
              <w:t xml:space="preserve">At </w:t>
            </w:r>
            <w:r w:rsidR="00941BD7">
              <w:rPr>
                <w:szCs w:val="22"/>
              </w:rPr>
              <w:t>step 5</w:t>
            </w:r>
            <w:r>
              <w:rPr>
                <w:szCs w:val="22"/>
              </w:rPr>
              <w:t xml:space="preserve"> if </w:t>
            </w:r>
            <w:r w:rsidR="00941BD7">
              <w:rPr>
                <w:szCs w:val="22"/>
              </w:rPr>
              <w:t xml:space="preserve">guest </w:t>
            </w:r>
            <w:r w:rsidR="00941BD7" w:rsidRPr="00941BD7">
              <w:rPr>
                <w:szCs w:val="22"/>
              </w:rPr>
              <w:t>does not accept</w:t>
            </w:r>
            <w:r>
              <w:rPr>
                <w:szCs w:val="22"/>
              </w:rPr>
              <w:t>, the system will display “</w:t>
            </w:r>
            <w:r w:rsidR="00941BD7">
              <w:rPr>
                <w:szCs w:val="22"/>
              </w:rPr>
              <w:t>Login failed because we cant login your google account</w:t>
            </w:r>
            <w:r>
              <w:rPr>
                <w:szCs w:val="22"/>
              </w:rPr>
              <w:t>”</w:t>
            </w:r>
          </w:p>
        </w:tc>
      </w:tr>
      <w:tr w:rsidR="009B0FD7" w:rsidRPr="00DA4AC1" w:rsidTr="00941BD7">
        <w:trPr>
          <w:trHeight w:val="339"/>
        </w:trPr>
        <w:tc>
          <w:tcPr>
            <w:tcW w:w="1921" w:type="dxa"/>
          </w:tcPr>
          <w:p w:rsidR="009B0FD7" w:rsidRPr="00DA4AC1" w:rsidRDefault="009B0FD7" w:rsidP="00941BD7">
            <w:pPr>
              <w:jc w:val="right"/>
              <w:rPr>
                <w:szCs w:val="22"/>
              </w:rPr>
            </w:pPr>
            <w:r w:rsidRPr="00DA4AC1">
              <w:rPr>
                <w:szCs w:val="22"/>
              </w:rPr>
              <w:t>Exceptions:</w:t>
            </w:r>
          </w:p>
        </w:tc>
        <w:tc>
          <w:tcPr>
            <w:tcW w:w="8260" w:type="dxa"/>
            <w:gridSpan w:val="3"/>
          </w:tcPr>
          <w:p w:rsidR="009B0FD7" w:rsidRDefault="009B0FD7" w:rsidP="00941BD7">
            <w:pPr>
              <w:pStyle w:val="ListParagraph"/>
              <w:numPr>
                <w:ilvl w:val="0"/>
                <w:numId w:val="13"/>
              </w:numPr>
              <w:ind w:left="685" w:hanging="270"/>
              <w:rPr>
                <w:szCs w:val="22"/>
              </w:rPr>
            </w:pPr>
            <w:r>
              <w:rPr>
                <w:szCs w:val="22"/>
              </w:rPr>
              <w:t>Can’t connect with server</w:t>
            </w:r>
          </w:p>
          <w:p w:rsidR="00941BD7" w:rsidRPr="00AA7F70" w:rsidRDefault="00941BD7" w:rsidP="00941BD7">
            <w:pPr>
              <w:pStyle w:val="ListParagraph"/>
              <w:numPr>
                <w:ilvl w:val="0"/>
                <w:numId w:val="13"/>
              </w:numPr>
              <w:ind w:left="685" w:hanging="270"/>
              <w:rPr>
                <w:szCs w:val="22"/>
              </w:rPr>
            </w:pPr>
            <w:r>
              <w:rPr>
                <w:szCs w:val="22"/>
              </w:rPr>
              <w:t xml:space="preserve">Guest </w:t>
            </w:r>
            <w:r w:rsidRPr="00941BD7">
              <w:rPr>
                <w:szCs w:val="22"/>
              </w:rPr>
              <w:t>does not accept</w:t>
            </w:r>
          </w:p>
        </w:tc>
      </w:tr>
      <w:tr w:rsidR="009B0FD7" w:rsidRPr="00DA4AC1" w:rsidTr="00941BD7">
        <w:trPr>
          <w:trHeight w:val="339"/>
        </w:trPr>
        <w:tc>
          <w:tcPr>
            <w:tcW w:w="1921" w:type="dxa"/>
          </w:tcPr>
          <w:p w:rsidR="009B0FD7" w:rsidRPr="00DA4AC1" w:rsidRDefault="009B0FD7" w:rsidP="00941BD7">
            <w:pPr>
              <w:jc w:val="right"/>
              <w:rPr>
                <w:szCs w:val="22"/>
              </w:rPr>
            </w:pPr>
            <w:r w:rsidRPr="00DA4AC1">
              <w:rPr>
                <w:szCs w:val="22"/>
              </w:rPr>
              <w:t>Priority:</w:t>
            </w:r>
          </w:p>
        </w:tc>
        <w:tc>
          <w:tcPr>
            <w:tcW w:w="8260" w:type="dxa"/>
            <w:gridSpan w:val="3"/>
          </w:tcPr>
          <w:p w:rsidR="009B0FD7" w:rsidRPr="00DA4AC1" w:rsidRDefault="009B0FD7" w:rsidP="00941BD7">
            <w:pPr>
              <w:rPr>
                <w:szCs w:val="22"/>
              </w:rPr>
            </w:pPr>
            <w:r>
              <w:rPr>
                <w:szCs w:val="22"/>
              </w:rPr>
              <w:t xml:space="preserve">Medium </w:t>
            </w:r>
          </w:p>
        </w:tc>
      </w:tr>
      <w:tr w:rsidR="009B0FD7" w:rsidRPr="00DA4AC1" w:rsidTr="00941BD7">
        <w:trPr>
          <w:trHeight w:val="339"/>
        </w:trPr>
        <w:tc>
          <w:tcPr>
            <w:tcW w:w="1921" w:type="dxa"/>
          </w:tcPr>
          <w:p w:rsidR="009B0FD7" w:rsidRPr="00DA4AC1" w:rsidRDefault="009B0FD7" w:rsidP="00941BD7">
            <w:pPr>
              <w:jc w:val="right"/>
              <w:rPr>
                <w:szCs w:val="22"/>
              </w:rPr>
            </w:pPr>
            <w:r w:rsidRPr="00DA4AC1">
              <w:rPr>
                <w:szCs w:val="22"/>
              </w:rPr>
              <w:t>Frequency of Use:</w:t>
            </w:r>
          </w:p>
        </w:tc>
        <w:tc>
          <w:tcPr>
            <w:tcW w:w="8260" w:type="dxa"/>
            <w:gridSpan w:val="3"/>
          </w:tcPr>
          <w:p w:rsidR="009B0FD7" w:rsidRPr="00DA4AC1" w:rsidRDefault="009B0FD7" w:rsidP="00941BD7">
            <w:pPr>
              <w:rPr>
                <w:szCs w:val="22"/>
              </w:rPr>
            </w:pPr>
            <w:r>
              <w:rPr>
                <w:szCs w:val="22"/>
              </w:rPr>
              <w:t>When guest want to Login page</w:t>
            </w:r>
          </w:p>
        </w:tc>
      </w:tr>
      <w:tr w:rsidR="009B0FD7" w:rsidRPr="00DA4AC1" w:rsidTr="00941BD7">
        <w:trPr>
          <w:trHeight w:val="317"/>
        </w:trPr>
        <w:tc>
          <w:tcPr>
            <w:tcW w:w="1921" w:type="dxa"/>
          </w:tcPr>
          <w:p w:rsidR="009B0FD7" w:rsidRPr="00DA4AC1" w:rsidRDefault="009B0FD7" w:rsidP="00941BD7">
            <w:pPr>
              <w:jc w:val="right"/>
              <w:rPr>
                <w:szCs w:val="22"/>
              </w:rPr>
            </w:pPr>
            <w:r w:rsidRPr="00DA4AC1">
              <w:rPr>
                <w:szCs w:val="22"/>
              </w:rPr>
              <w:t>Business Rules:</w:t>
            </w:r>
          </w:p>
        </w:tc>
        <w:tc>
          <w:tcPr>
            <w:tcW w:w="8260" w:type="dxa"/>
            <w:gridSpan w:val="3"/>
          </w:tcPr>
          <w:p w:rsidR="009B0FD7" w:rsidRPr="00DA4AC1" w:rsidRDefault="009B0FD7" w:rsidP="00941BD7">
            <w:pPr>
              <w:rPr>
                <w:szCs w:val="22"/>
              </w:rPr>
            </w:pPr>
            <w:r>
              <w:rPr>
                <w:szCs w:val="22"/>
              </w:rPr>
              <w:t>N/A</w:t>
            </w:r>
          </w:p>
        </w:tc>
      </w:tr>
      <w:tr w:rsidR="009B0FD7" w:rsidRPr="00DA4AC1" w:rsidTr="00941BD7">
        <w:trPr>
          <w:trHeight w:val="339"/>
        </w:trPr>
        <w:tc>
          <w:tcPr>
            <w:tcW w:w="1921" w:type="dxa"/>
          </w:tcPr>
          <w:p w:rsidR="009B0FD7" w:rsidRPr="00DA4AC1" w:rsidRDefault="009B0FD7" w:rsidP="00941BD7">
            <w:pPr>
              <w:jc w:val="right"/>
              <w:rPr>
                <w:szCs w:val="22"/>
              </w:rPr>
            </w:pPr>
            <w:r w:rsidRPr="00DA4AC1">
              <w:rPr>
                <w:szCs w:val="22"/>
              </w:rPr>
              <w:t>Other Information:</w:t>
            </w:r>
          </w:p>
        </w:tc>
        <w:tc>
          <w:tcPr>
            <w:tcW w:w="8260" w:type="dxa"/>
            <w:gridSpan w:val="3"/>
          </w:tcPr>
          <w:p w:rsidR="009B0FD7" w:rsidRPr="00DA4AC1" w:rsidRDefault="009B0FD7" w:rsidP="00941BD7">
            <w:pPr>
              <w:rPr>
                <w:szCs w:val="22"/>
              </w:rPr>
            </w:pPr>
            <w:r>
              <w:rPr>
                <w:szCs w:val="22"/>
              </w:rPr>
              <w:t>N/A</w:t>
            </w:r>
          </w:p>
        </w:tc>
      </w:tr>
      <w:tr w:rsidR="009B0FD7" w:rsidRPr="00DA4AC1" w:rsidTr="00941BD7">
        <w:trPr>
          <w:trHeight w:val="339"/>
        </w:trPr>
        <w:tc>
          <w:tcPr>
            <w:tcW w:w="1921" w:type="dxa"/>
          </w:tcPr>
          <w:p w:rsidR="009B0FD7" w:rsidRPr="00DA4AC1" w:rsidRDefault="009B0FD7" w:rsidP="00941BD7">
            <w:pPr>
              <w:jc w:val="right"/>
              <w:rPr>
                <w:szCs w:val="22"/>
              </w:rPr>
            </w:pPr>
            <w:r w:rsidRPr="00DA4AC1">
              <w:rPr>
                <w:szCs w:val="22"/>
              </w:rPr>
              <w:t>Assumptions:</w:t>
            </w:r>
          </w:p>
        </w:tc>
        <w:tc>
          <w:tcPr>
            <w:tcW w:w="8260" w:type="dxa"/>
            <w:gridSpan w:val="3"/>
          </w:tcPr>
          <w:p w:rsidR="009B0FD7" w:rsidRPr="00DA4AC1" w:rsidRDefault="009B0FD7" w:rsidP="00941BD7">
            <w:pPr>
              <w:rPr>
                <w:szCs w:val="22"/>
              </w:rPr>
            </w:pPr>
            <w:r>
              <w:rPr>
                <w:szCs w:val="22"/>
              </w:rPr>
              <w:t>N/A</w:t>
            </w:r>
          </w:p>
        </w:tc>
      </w:tr>
    </w:tbl>
    <w:p w:rsidR="00941BD7" w:rsidRDefault="00941BD7" w:rsidP="00941BD7">
      <w:pPr>
        <w:pStyle w:val="Heading2"/>
      </w:pPr>
      <w:r>
        <w:lastRenderedPageBreak/>
        <w:t>Login with facebook account</w:t>
      </w:r>
    </w:p>
    <w:p w:rsidR="002A5E51" w:rsidRPr="002A5E51" w:rsidRDefault="00CA27C7" w:rsidP="002A5E51">
      <w:pPr>
        <w:pStyle w:val="Title"/>
      </w:pPr>
      <w:r>
        <w:pict>
          <v:shape id="_x0000_i1033" type="#_x0000_t75" style="width:471.25pt;height:200.55pt">
            <v:imagedata r:id="rId23" o:title="LGF"/>
          </v:shape>
        </w:pict>
      </w:r>
    </w:p>
    <w:p w:rsidR="00941BD7" w:rsidRDefault="00941BD7" w:rsidP="00941BD7">
      <w:pPr>
        <w:pStyle w:val="Heading3"/>
      </w:pPr>
      <w:r w:rsidRPr="005F23D7">
        <w:tab/>
      </w:r>
      <w:r>
        <w:t>Screen Design</w:t>
      </w:r>
    </w:p>
    <w:p w:rsidR="00917297" w:rsidRPr="00917297" w:rsidRDefault="00CA27C7" w:rsidP="009F7BDD">
      <w:pPr>
        <w:pStyle w:val="Title"/>
      </w:pPr>
      <w:r>
        <w:pict>
          <v:shape id="_x0000_i1034" type="#_x0000_t75" style="width:481.55pt;height:164.1pt">
            <v:imagedata r:id="rId24" o:title="login-facebook"/>
          </v:shape>
        </w:pict>
      </w:r>
    </w:p>
    <w:p w:rsidR="00941BD7" w:rsidRDefault="00941BD7" w:rsidP="00941BD7">
      <w:pPr>
        <w:pStyle w:val="Heading3"/>
      </w:pPr>
      <w:r w:rsidRPr="005F23D7">
        <w:tab/>
      </w:r>
      <w:r>
        <w:t xml:space="preserve">Screen </w:t>
      </w:r>
      <w:del w:id="38" w:author="PC" w:date="2019-03-16T23:03:00Z">
        <w:r w:rsidDel="00FB659F">
          <w:delText>Denfinition</w:delText>
        </w:r>
      </w:del>
      <w:ins w:id="39" w:author="PC" w:date="2019-03-16T23:03:00Z">
        <w:r w:rsidR="00FB659F">
          <w:t>Definition</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810"/>
        <w:gridCol w:w="1031"/>
        <w:gridCol w:w="1542"/>
        <w:gridCol w:w="1371"/>
        <w:gridCol w:w="2440"/>
      </w:tblGrid>
      <w:tr w:rsidR="00941BD7" w:rsidRPr="00A87523" w:rsidTr="00941BD7">
        <w:tc>
          <w:tcPr>
            <w:tcW w:w="670" w:type="dxa"/>
          </w:tcPr>
          <w:p w:rsidR="00941BD7" w:rsidRPr="00A87523" w:rsidRDefault="00941BD7" w:rsidP="00941BD7">
            <w:pPr>
              <w:rPr>
                <w:b/>
              </w:rPr>
            </w:pPr>
            <w:r>
              <w:rPr>
                <w:b/>
              </w:rPr>
              <w:t>STT</w:t>
            </w:r>
          </w:p>
        </w:tc>
        <w:tc>
          <w:tcPr>
            <w:tcW w:w="2810" w:type="dxa"/>
          </w:tcPr>
          <w:p w:rsidR="00941BD7" w:rsidRPr="00A87523" w:rsidRDefault="00941BD7" w:rsidP="00941BD7">
            <w:pPr>
              <w:rPr>
                <w:b/>
              </w:rPr>
            </w:pPr>
            <w:r w:rsidRPr="00A87523">
              <w:rPr>
                <w:b/>
              </w:rPr>
              <w:t>Field Name</w:t>
            </w:r>
          </w:p>
        </w:tc>
        <w:tc>
          <w:tcPr>
            <w:tcW w:w="1031" w:type="dxa"/>
          </w:tcPr>
          <w:p w:rsidR="00941BD7" w:rsidRPr="00A87523" w:rsidRDefault="00941BD7" w:rsidP="00941BD7">
            <w:pPr>
              <w:rPr>
                <w:b/>
              </w:rPr>
            </w:pPr>
            <w:r w:rsidRPr="00A87523">
              <w:rPr>
                <w:b/>
              </w:rPr>
              <w:t>Type</w:t>
            </w:r>
          </w:p>
        </w:tc>
        <w:tc>
          <w:tcPr>
            <w:tcW w:w="1542" w:type="dxa"/>
          </w:tcPr>
          <w:p w:rsidR="00941BD7" w:rsidRPr="00A87523" w:rsidRDefault="00941BD7" w:rsidP="00941BD7">
            <w:pPr>
              <w:rPr>
                <w:b/>
              </w:rPr>
            </w:pPr>
            <w:r w:rsidRPr="00A87523">
              <w:rPr>
                <w:b/>
              </w:rPr>
              <w:t>Mandatory</w:t>
            </w:r>
          </w:p>
        </w:tc>
        <w:tc>
          <w:tcPr>
            <w:tcW w:w="1371" w:type="dxa"/>
          </w:tcPr>
          <w:p w:rsidR="00941BD7" w:rsidRPr="00A87523" w:rsidRDefault="00941BD7" w:rsidP="00941BD7">
            <w:pPr>
              <w:rPr>
                <w:b/>
              </w:rPr>
            </w:pPr>
            <w:r w:rsidRPr="00A87523">
              <w:rPr>
                <w:b/>
              </w:rPr>
              <w:t>Max Length</w:t>
            </w:r>
          </w:p>
        </w:tc>
        <w:tc>
          <w:tcPr>
            <w:tcW w:w="2440" w:type="dxa"/>
          </w:tcPr>
          <w:p w:rsidR="00941BD7" w:rsidRPr="00A87523" w:rsidRDefault="00941BD7" w:rsidP="00941BD7">
            <w:pPr>
              <w:rPr>
                <w:b/>
              </w:rPr>
            </w:pPr>
            <w:r w:rsidRPr="00A87523">
              <w:rPr>
                <w:b/>
              </w:rPr>
              <w:t>Description</w:t>
            </w:r>
          </w:p>
        </w:tc>
      </w:tr>
      <w:tr w:rsidR="00941BD7" w:rsidRPr="003E2079" w:rsidTr="00941BD7">
        <w:tc>
          <w:tcPr>
            <w:tcW w:w="670" w:type="dxa"/>
          </w:tcPr>
          <w:p w:rsidR="00941BD7" w:rsidRPr="003E2079" w:rsidRDefault="00941BD7" w:rsidP="00941BD7">
            <w:r>
              <w:t>1</w:t>
            </w:r>
          </w:p>
        </w:tc>
        <w:tc>
          <w:tcPr>
            <w:tcW w:w="2810" w:type="dxa"/>
          </w:tcPr>
          <w:p w:rsidR="00941BD7" w:rsidRPr="003E2079" w:rsidRDefault="00941BD7" w:rsidP="00941BD7">
            <w:r>
              <w:t>Login</w:t>
            </w:r>
          </w:p>
        </w:tc>
        <w:tc>
          <w:tcPr>
            <w:tcW w:w="1031" w:type="dxa"/>
          </w:tcPr>
          <w:p w:rsidR="00941BD7" w:rsidRPr="003E2079" w:rsidRDefault="00941BD7" w:rsidP="00941BD7">
            <w:r>
              <w:t>Button</w:t>
            </w:r>
          </w:p>
        </w:tc>
        <w:tc>
          <w:tcPr>
            <w:tcW w:w="1542" w:type="dxa"/>
          </w:tcPr>
          <w:p w:rsidR="00941BD7" w:rsidRPr="003E2079" w:rsidRDefault="00941BD7" w:rsidP="00941BD7"/>
        </w:tc>
        <w:tc>
          <w:tcPr>
            <w:tcW w:w="1371" w:type="dxa"/>
          </w:tcPr>
          <w:p w:rsidR="00941BD7" w:rsidRPr="003E2079" w:rsidRDefault="00941BD7" w:rsidP="00941BD7"/>
        </w:tc>
        <w:tc>
          <w:tcPr>
            <w:tcW w:w="2440" w:type="dxa"/>
          </w:tcPr>
          <w:p w:rsidR="00941BD7" w:rsidRPr="003E2079" w:rsidRDefault="00941BD7" w:rsidP="00941BD7">
            <w:r>
              <w:t>Go to Facebook and get info form Facebook</w:t>
            </w:r>
          </w:p>
        </w:tc>
      </w:tr>
    </w:tbl>
    <w:p w:rsidR="00941BD7" w:rsidRDefault="00941BD7" w:rsidP="00941BD7">
      <w:pPr>
        <w:pStyle w:val="Heading3"/>
      </w:pPr>
      <w:r>
        <w:t>Use case Specification</w:t>
      </w:r>
    </w:p>
    <w:tbl>
      <w:tblPr>
        <w:tblW w:w="101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21"/>
        <w:gridCol w:w="2237"/>
        <w:gridCol w:w="1738"/>
        <w:gridCol w:w="4285"/>
      </w:tblGrid>
      <w:tr w:rsidR="00941BD7" w:rsidRPr="00DA4AC1" w:rsidTr="00941BD7">
        <w:trPr>
          <w:trHeight w:val="740"/>
        </w:trPr>
        <w:tc>
          <w:tcPr>
            <w:tcW w:w="1921" w:type="dxa"/>
          </w:tcPr>
          <w:p w:rsidR="00941BD7" w:rsidRPr="00DA4AC1" w:rsidRDefault="00941BD7" w:rsidP="00941BD7">
            <w:pPr>
              <w:jc w:val="right"/>
              <w:rPr>
                <w:szCs w:val="22"/>
              </w:rPr>
            </w:pPr>
            <w:r w:rsidRPr="00DA4AC1">
              <w:rPr>
                <w:szCs w:val="22"/>
              </w:rPr>
              <w:lastRenderedPageBreak/>
              <w:t>UC ID and Name:</w:t>
            </w:r>
          </w:p>
        </w:tc>
        <w:tc>
          <w:tcPr>
            <w:tcW w:w="8260" w:type="dxa"/>
            <w:gridSpan w:val="3"/>
          </w:tcPr>
          <w:p w:rsidR="00941BD7" w:rsidRPr="00DA4AC1" w:rsidRDefault="00941BD7" w:rsidP="00941BD7">
            <w:pPr>
              <w:rPr>
                <w:szCs w:val="22"/>
              </w:rPr>
            </w:pPr>
            <w:r>
              <w:rPr>
                <w:rFonts w:ascii="Helvetica" w:hAnsi="Helvetica" w:cs="Helvetica"/>
                <w:color w:val="337AB7"/>
                <w:sz w:val="20"/>
                <w:lang w:eastAsia="ja-JP"/>
              </w:rPr>
              <w:t>UC04_Login With facebook Account</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Created By:</w:t>
            </w:r>
          </w:p>
        </w:tc>
        <w:tc>
          <w:tcPr>
            <w:tcW w:w="2237" w:type="dxa"/>
          </w:tcPr>
          <w:p w:rsidR="00941BD7" w:rsidRPr="00DA4AC1" w:rsidRDefault="00941BD7" w:rsidP="00941BD7">
            <w:pPr>
              <w:rPr>
                <w:szCs w:val="22"/>
              </w:rPr>
            </w:pPr>
            <w:r>
              <w:rPr>
                <w:szCs w:val="22"/>
              </w:rPr>
              <w:t>Thienndse05883</w:t>
            </w:r>
          </w:p>
        </w:tc>
        <w:tc>
          <w:tcPr>
            <w:tcW w:w="1738" w:type="dxa"/>
          </w:tcPr>
          <w:p w:rsidR="00941BD7" w:rsidRPr="00DA4AC1" w:rsidRDefault="00941BD7" w:rsidP="00941BD7">
            <w:pPr>
              <w:jc w:val="right"/>
              <w:rPr>
                <w:szCs w:val="22"/>
              </w:rPr>
            </w:pPr>
            <w:r w:rsidRPr="00DA4AC1">
              <w:rPr>
                <w:szCs w:val="22"/>
              </w:rPr>
              <w:t>Date Created:</w:t>
            </w:r>
          </w:p>
        </w:tc>
        <w:tc>
          <w:tcPr>
            <w:tcW w:w="4284" w:type="dxa"/>
          </w:tcPr>
          <w:p w:rsidR="00941BD7" w:rsidRPr="00DA4AC1" w:rsidRDefault="00941BD7" w:rsidP="00941BD7">
            <w:pPr>
              <w:rPr>
                <w:szCs w:val="22"/>
              </w:rPr>
            </w:pPr>
            <w:r>
              <w:rPr>
                <w:szCs w:val="22"/>
              </w:rPr>
              <w:t>21/01/2019</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Primary Actor:</w:t>
            </w:r>
          </w:p>
        </w:tc>
        <w:tc>
          <w:tcPr>
            <w:tcW w:w="2237" w:type="dxa"/>
          </w:tcPr>
          <w:p w:rsidR="00941BD7" w:rsidRPr="00DA4AC1" w:rsidRDefault="00941BD7" w:rsidP="00941BD7">
            <w:pPr>
              <w:rPr>
                <w:szCs w:val="22"/>
              </w:rPr>
            </w:pPr>
            <w:r>
              <w:rPr>
                <w:szCs w:val="22"/>
              </w:rPr>
              <w:t>Guest</w:t>
            </w:r>
          </w:p>
        </w:tc>
        <w:tc>
          <w:tcPr>
            <w:tcW w:w="1738" w:type="dxa"/>
          </w:tcPr>
          <w:p w:rsidR="00941BD7" w:rsidRPr="00DA4AC1" w:rsidRDefault="00941BD7" w:rsidP="00941BD7">
            <w:pPr>
              <w:jc w:val="right"/>
              <w:rPr>
                <w:szCs w:val="22"/>
              </w:rPr>
            </w:pPr>
            <w:r w:rsidRPr="00DA4AC1">
              <w:rPr>
                <w:szCs w:val="22"/>
              </w:rPr>
              <w:t>Secondary Actors:</w:t>
            </w:r>
          </w:p>
        </w:tc>
        <w:tc>
          <w:tcPr>
            <w:tcW w:w="4284" w:type="dxa"/>
          </w:tcPr>
          <w:p w:rsidR="00941BD7" w:rsidRPr="00DA4AC1" w:rsidRDefault="00941BD7" w:rsidP="00941BD7">
            <w:pPr>
              <w:rPr>
                <w:szCs w:val="22"/>
              </w:rPr>
            </w:pPr>
            <w:r>
              <w:rPr>
                <w:szCs w:val="22"/>
              </w:rPr>
              <w:t>User</w:t>
            </w:r>
          </w:p>
        </w:tc>
      </w:tr>
      <w:tr w:rsidR="00941BD7" w:rsidRPr="00BA6EAF" w:rsidTr="00941BD7">
        <w:trPr>
          <w:trHeight w:val="397"/>
        </w:trPr>
        <w:tc>
          <w:tcPr>
            <w:tcW w:w="1921" w:type="dxa"/>
          </w:tcPr>
          <w:p w:rsidR="00941BD7" w:rsidRPr="00DA4AC1" w:rsidRDefault="00941BD7" w:rsidP="00941BD7">
            <w:pPr>
              <w:jc w:val="right"/>
              <w:rPr>
                <w:szCs w:val="22"/>
              </w:rPr>
            </w:pPr>
            <w:r w:rsidRPr="00DA4AC1">
              <w:rPr>
                <w:szCs w:val="22"/>
              </w:rPr>
              <w:t>Trigger:</w:t>
            </w:r>
          </w:p>
        </w:tc>
        <w:tc>
          <w:tcPr>
            <w:tcW w:w="8260" w:type="dxa"/>
            <w:gridSpan w:val="3"/>
          </w:tcPr>
          <w:p w:rsidR="00941BD7" w:rsidRPr="00BA6EAF" w:rsidRDefault="00941BD7" w:rsidP="00941BD7">
            <w:pPr>
              <w:shd w:val="clear" w:color="auto" w:fill="FFFFFF"/>
              <w:spacing w:before="100" w:beforeAutospacing="1" w:after="75"/>
              <w:rPr>
                <w:rFonts w:ascii="Helvetica" w:hAnsi="Helvetica" w:cs="Helvetica"/>
                <w:color w:val="333333"/>
                <w:sz w:val="20"/>
                <w:lang w:eastAsia="ja-JP"/>
              </w:rPr>
            </w:pPr>
            <w:r>
              <w:rPr>
                <w:rFonts w:ascii="Helvetica" w:hAnsi="Helvetica" w:cs="Helvetica"/>
                <w:color w:val="333333"/>
                <w:sz w:val="20"/>
                <w:lang w:eastAsia="ja-JP"/>
              </w:rPr>
              <w:t xml:space="preserve">Guest click </w:t>
            </w:r>
            <w:r>
              <w:rPr>
                <w:szCs w:val="22"/>
              </w:rPr>
              <w:t>on</w:t>
            </w:r>
            <w:r>
              <w:rPr>
                <w:rFonts w:ascii="Helvetica" w:hAnsi="Helvetica" w:cs="Helvetica"/>
                <w:color w:val="333333"/>
                <w:sz w:val="20"/>
                <w:lang w:eastAsia="ja-JP"/>
              </w:rPr>
              <w:t xml:space="preserve"> Login with </w:t>
            </w:r>
            <w:del w:id="40" w:author="PC" w:date="2019-03-16T23:03:00Z">
              <w:r w:rsidDel="00FB659F">
                <w:rPr>
                  <w:rFonts w:ascii="Helvetica" w:hAnsi="Helvetica" w:cs="Helvetica"/>
                  <w:color w:val="333333"/>
                  <w:sz w:val="20"/>
                  <w:lang w:eastAsia="ja-JP"/>
                </w:rPr>
                <w:delText>facebook</w:delText>
              </w:r>
            </w:del>
            <w:ins w:id="41" w:author="PC" w:date="2019-03-16T23:03:00Z">
              <w:r w:rsidR="00FB659F">
                <w:rPr>
                  <w:rFonts w:ascii="Helvetica" w:hAnsi="Helvetica" w:cs="Helvetica"/>
                  <w:color w:val="333333"/>
                  <w:sz w:val="20"/>
                  <w:lang w:eastAsia="ja-JP"/>
                </w:rPr>
                <w:t>Facebook</w:t>
              </w:r>
            </w:ins>
            <w:r>
              <w:rPr>
                <w:rFonts w:ascii="Helvetica" w:hAnsi="Helvetica" w:cs="Helvetica"/>
                <w:color w:val="333333"/>
                <w:sz w:val="20"/>
                <w:lang w:eastAsia="ja-JP"/>
              </w:rPr>
              <w:t xml:space="preserve"> button</w:t>
            </w:r>
          </w:p>
        </w:tc>
      </w:tr>
      <w:tr w:rsidR="00941BD7" w:rsidRPr="00DA4AC1" w:rsidTr="00941BD7">
        <w:trPr>
          <w:trHeight w:val="779"/>
        </w:trPr>
        <w:tc>
          <w:tcPr>
            <w:tcW w:w="1921" w:type="dxa"/>
          </w:tcPr>
          <w:p w:rsidR="00941BD7" w:rsidRPr="00DA4AC1" w:rsidRDefault="00941BD7" w:rsidP="00941BD7">
            <w:pPr>
              <w:jc w:val="right"/>
              <w:rPr>
                <w:szCs w:val="22"/>
              </w:rPr>
            </w:pPr>
            <w:r w:rsidRPr="00DA4AC1">
              <w:rPr>
                <w:szCs w:val="22"/>
              </w:rPr>
              <w:t>Description:</w:t>
            </w:r>
          </w:p>
        </w:tc>
        <w:tc>
          <w:tcPr>
            <w:tcW w:w="8260" w:type="dxa"/>
            <w:gridSpan w:val="3"/>
          </w:tcPr>
          <w:p w:rsidR="00941BD7" w:rsidRPr="00BA6EAF" w:rsidRDefault="00941BD7" w:rsidP="00941BD7">
            <w:pPr>
              <w:shd w:val="clear" w:color="auto" w:fill="FFFFFF"/>
              <w:spacing w:before="100" w:beforeAutospacing="1" w:after="75"/>
              <w:rPr>
                <w:rFonts w:ascii="Helvetica" w:hAnsi="Helvetica" w:cs="Helvetica"/>
                <w:color w:val="333333"/>
                <w:sz w:val="20"/>
                <w:lang w:eastAsia="ja-JP"/>
              </w:rPr>
            </w:pPr>
            <w:r>
              <w:rPr>
                <w:szCs w:val="22"/>
              </w:rPr>
              <w:t xml:space="preserve">From Login pages, Guest click on Login with Facebook button </w:t>
            </w:r>
          </w:p>
        </w:tc>
      </w:tr>
      <w:tr w:rsidR="00941BD7" w:rsidRPr="00DA4AC1" w:rsidTr="00941BD7">
        <w:trPr>
          <w:trHeight w:val="1342"/>
        </w:trPr>
        <w:tc>
          <w:tcPr>
            <w:tcW w:w="1921" w:type="dxa"/>
          </w:tcPr>
          <w:p w:rsidR="00941BD7" w:rsidRPr="00DA4AC1" w:rsidRDefault="00941BD7" w:rsidP="00941BD7">
            <w:pPr>
              <w:jc w:val="right"/>
              <w:rPr>
                <w:szCs w:val="22"/>
              </w:rPr>
            </w:pPr>
            <w:r w:rsidRPr="00DA4AC1">
              <w:rPr>
                <w:szCs w:val="22"/>
              </w:rPr>
              <w:t>Preconditions:</w:t>
            </w:r>
          </w:p>
        </w:tc>
        <w:tc>
          <w:tcPr>
            <w:tcW w:w="8260" w:type="dxa"/>
            <w:gridSpan w:val="3"/>
          </w:tcPr>
          <w:p w:rsidR="00941BD7" w:rsidRPr="00BE0A27" w:rsidRDefault="00941BD7" w:rsidP="00941BD7">
            <w:pPr>
              <w:pStyle w:val="ListParagraph"/>
              <w:numPr>
                <w:ilvl w:val="0"/>
                <w:numId w:val="11"/>
              </w:numPr>
              <w:spacing w:line="240" w:lineRule="auto"/>
              <w:rPr>
                <w:szCs w:val="22"/>
              </w:rPr>
            </w:pPr>
            <w:r w:rsidRPr="00BE0A27">
              <w:rPr>
                <w:szCs w:val="22"/>
              </w:rPr>
              <w:t xml:space="preserve"> Guest go to Home Page</w:t>
            </w:r>
          </w:p>
          <w:p w:rsidR="00941BD7" w:rsidRPr="00BE0A27" w:rsidRDefault="00941BD7" w:rsidP="00941BD7">
            <w:pPr>
              <w:spacing w:line="240" w:lineRule="auto"/>
              <w:ind w:left="360"/>
              <w:rPr>
                <w:szCs w:val="22"/>
              </w:rPr>
            </w:pPr>
            <w:r>
              <w:rPr>
                <w:szCs w:val="22"/>
              </w:rPr>
              <w:t xml:space="preserve">2     </w:t>
            </w:r>
            <w:r w:rsidRPr="00BE0A27">
              <w:rPr>
                <w:szCs w:val="22"/>
              </w:rPr>
              <w:t>Click Login</w:t>
            </w:r>
            <w:r>
              <w:rPr>
                <w:szCs w:val="22"/>
              </w:rPr>
              <w:t xml:space="preserve"> with Facebook</w:t>
            </w:r>
            <w:r w:rsidRPr="00BE0A27">
              <w:rPr>
                <w:szCs w:val="22"/>
              </w:rPr>
              <w:t xml:space="preserve"> button</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Post conditions:</w:t>
            </w:r>
          </w:p>
        </w:tc>
        <w:tc>
          <w:tcPr>
            <w:tcW w:w="8260" w:type="dxa"/>
            <w:gridSpan w:val="3"/>
            <w:tcBorders>
              <w:bottom w:val="single" w:sz="6" w:space="0" w:color="auto"/>
            </w:tcBorders>
          </w:tcPr>
          <w:p w:rsidR="00941BD7" w:rsidRPr="00BE0A27" w:rsidRDefault="00941BD7" w:rsidP="00941BD7">
            <w:pPr>
              <w:pStyle w:val="ListParagraph"/>
              <w:numPr>
                <w:ilvl w:val="0"/>
                <w:numId w:val="12"/>
              </w:numPr>
              <w:ind w:left="325" w:firstLine="90"/>
              <w:rPr>
                <w:szCs w:val="22"/>
              </w:rPr>
            </w:pPr>
            <w:r>
              <w:rPr>
                <w:szCs w:val="22"/>
              </w:rPr>
              <w:t>Get</w:t>
            </w:r>
            <w:r w:rsidRPr="00BE0A27">
              <w:rPr>
                <w:szCs w:val="22"/>
              </w:rPr>
              <w:t xml:space="preserve"> data</w:t>
            </w:r>
            <w:r>
              <w:rPr>
                <w:szCs w:val="22"/>
              </w:rPr>
              <w:t xml:space="preserve"> and </w:t>
            </w:r>
            <w:r w:rsidRPr="00BE0A27">
              <w:rPr>
                <w:szCs w:val="22"/>
              </w:rPr>
              <w:t>access rights</w:t>
            </w:r>
            <w:r>
              <w:rPr>
                <w:szCs w:val="22"/>
              </w:rPr>
              <w:t xml:space="preserve"> Facebook</w:t>
            </w:r>
          </w:p>
          <w:p w:rsidR="00941BD7" w:rsidRDefault="00941BD7" w:rsidP="00941BD7">
            <w:pPr>
              <w:pStyle w:val="ListParagraph"/>
              <w:numPr>
                <w:ilvl w:val="0"/>
                <w:numId w:val="12"/>
              </w:numPr>
              <w:ind w:left="235" w:firstLine="180"/>
              <w:rPr>
                <w:szCs w:val="22"/>
              </w:rPr>
            </w:pPr>
            <w:r>
              <w:rPr>
                <w:szCs w:val="22"/>
              </w:rPr>
              <w:t>Display Login success or fail</w:t>
            </w:r>
          </w:p>
          <w:p w:rsidR="00941BD7" w:rsidRPr="00136EA3" w:rsidRDefault="00D33E05" w:rsidP="00941BD7">
            <w:pPr>
              <w:pStyle w:val="ListParagraph"/>
              <w:numPr>
                <w:ilvl w:val="0"/>
                <w:numId w:val="12"/>
              </w:numPr>
              <w:ind w:left="235" w:firstLine="180"/>
              <w:rPr>
                <w:szCs w:val="22"/>
              </w:rPr>
            </w:pPr>
            <w:r>
              <w:rPr>
                <w:szCs w:val="22"/>
              </w:rPr>
              <w:t xml:space="preserve">Forward </w:t>
            </w:r>
            <w:r w:rsidR="00941BD7">
              <w:rPr>
                <w:szCs w:val="22"/>
              </w:rPr>
              <w:t xml:space="preserve">to home page </w:t>
            </w:r>
          </w:p>
        </w:tc>
      </w:tr>
      <w:tr w:rsidR="00941BD7" w:rsidRPr="00DA4AC1" w:rsidTr="00941BD7">
        <w:trPr>
          <w:trHeight w:val="1423"/>
        </w:trPr>
        <w:tc>
          <w:tcPr>
            <w:tcW w:w="1921" w:type="dxa"/>
          </w:tcPr>
          <w:p w:rsidR="00941BD7" w:rsidRPr="00DA4AC1" w:rsidRDefault="00941BD7" w:rsidP="00941BD7">
            <w:pPr>
              <w:jc w:val="right"/>
              <w:rPr>
                <w:szCs w:val="22"/>
              </w:rPr>
            </w:pPr>
            <w:r w:rsidRPr="00DA4AC1">
              <w:rPr>
                <w:szCs w:val="22"/>
              </w:rPr>
              <w:t>Normal Flow:</w:t>
            </w:r>
          </w:p>
        </w:tc>
        <w:tc>
          <w:tcPr>
            <w:tcW w:w="8260" w:type="dxa"/>
            <w:gridSpan w:val="3"/>
            <w:tcBorders>
              <w:top w:val="single" w:sz="6" w:space="0" w:color="auto"/>
              <w:bottom w:val="single" w:sz="4" w:space="0" w:color="auto"/>
            </w:tcBorders>
          </w:tcPr>
          <w:tbl>
            <w:tblPr>
              <w:tblStyle w:val="TableGrid"/>
              <w:tblW w:w="7998" w:type="dxa"/>
              <w:tblInd w:w="9" w:type="dxa"/>
              <w:tblLayout w:type="fixed"/>
              <w:tblLook w:val="04A0" w:firstRow="1" w:lastRow="0" w:firstColumn="1" w:lastColumn="0" w:noHBand="0" w:noVBand="1"/>
            </w:tblPr>
            <w:tblGrid>
              <w:gridCol w:w="999"/>
              <w:gridCol w:w="3164"/>
              <w:gridCol w:w="3835"/>
            </w:tblGrid>
            <w:tr w:rsidR="00941BD7" w:rsidTr="00941BD7">
              <w:trPr>
                <w:trHeight w:val="339"/>
              </w:trPr>
              <w:tc>
                <w:tcPr>
                  <w:tcW w:w="999" w:type="dxa"/>
                </w:tcPr>
                <w:p w:rsidR="00941BD7" w:rsidRDefault="00941BD7" w:rsidP="00941BD7">
                  <w:r>
                    <w:t>Step</w:t>
                  </w:r>
                </w:p>
              </w:tc>
              <w:tc>
                <w:tcPr>
                  <w:tcW w:w="3164" w:type="dxa"/>
                </w:tcPr>
                <w:p w:rsidR="00941BD7" w:rsidRDefault="00941BD7" w:rsidP="00941BD7">
                  <w:r>
                    <w:t>Actor</w:t>
                  </w:r>
                </w:p>
              </w:tc>
              <w:tc>
                <w:tcPr>
                  <w:tcW w:w="3835" w:type="dxa"/>
                </w:tcPr>
                <w:p w:rsidR="00941BD7" w:rsidRDefault="00941BD7" w:rsidP="00941BD7">
                  <w:r>
                    <w:t>Action</w:t>
                  </w:r>
                </w:p>
              </w:tc>
            </w:tr>
            <w:tr w:rsidR="00941BD7" w:rsidTr="00941BD7">
              <w:trPr>
                <w:trHeight w:val="339"/>
              </w:trPr>
              <w:tc>
                <w:tcPr>
                  <w:tcW w:w="999" w:type="dxa"/>
                </w:tcPr>
                <w:p w:rsidR="00941BD7" w:rsidRDefault="00941BD7" w:rsidP="00941BD7">
                  <w:r>
                    <w:t>1</w:t>
                  </w:r>
                </w:p>
              </w:tc>
              <w:tc>
                <w:tcPr>
                  <w:tcW w:w="3164" w:type="dxa"/>
                </w:tcPr>
                <w:p w:rsidR="00941BD7" w:rsidRDefault="00941BD7" w:rsidP="00941BD7">
                  <w:r>
                    <w:t>Guest</w:t>
                  </w:r>
                </w:p>
              </w:tc>
              <w:tc>
                <w:tcPr>
                  <w:tcW w:w="3835" w:type="dxa"/>
                </w:tcPr>
                <w:p w:rsidR="00941BD7" w:rsidRDefault="00941BD7" w:rsidP="00941BD7">
                  <w:r>
                    <w:t xml:space="preserve"> Click on Login button from home page</w:t>
                  </w:r>
                </w:p>
              </w:tc>
            </w:tr>
            <w:tr w:rsidR="00941BD7" w:rsidTr="00941BD7">
              <w:trPr>
                <w:trHeight w:val="339"/>
              </w:trPr>
              <w:tc>
                <w:tcPr>
                  <w:tcW w:w="999" w:type="dxa"/>
                </w:tcPr>
                <w:p w:rsidR="00941BD7" w:rsidRDefault="00941BD7" w:rsidP="00941BD7">
                  <w:r>
                    <w:t>2</w:t>
                  </w:r>
                </w:p>
              </w:tc>
              <w:tc>
                <w:tcPr>
                  <w:tcW w:w="3164" w:type="dxa"/>
                </w:tcPr>
                <w:p w:rsidR="00941BD7" w:rsidRDefault="00941BD7" w:rsidP="00941BD7">
                  <w:r>
                    <w:t>System</w:t>
                  </w:r>
                </w:p>
              </w:tc>
              <w:tc>
                <w:tcPr>
                  <w:tcW w:w="3835" w:type="dxa"/>
                </w:tcPr>
                <w:p w:rsidR="00941BD7" w:rsidRDefault="00941BD7" w:rsidP="00941BD7">
                  <w:r>
                    <w:t>Show Login Form</w:t>
                  </w:r>
                </w:p>
              </w:tc>
            </w:tr>
            <w:tr w:rsidR="00941BD7" w:rsidTr="00941BD7">
              <w:trPr>
                <w:trHeight w:val="339"/>
              </w:trPr>
              <w:tc>
                <w:tcPr>
                  <w:tcW w:w="999" w:type="dxa"/>
                </w:tcPr>
                <w:p w:rsidR="00941BD7" w:rsidRDefault="00941BD7" w:rsidP="00941BD7">
                  <w:r>
                    <w:t>3</w:t>
                  </w:r>
                </w:p>
              </w:tc>
              <w:tc>
                <w:tcPr>
                  <w:tcW w:w="3164" w:type="dxa"/>
                </w:tcPr>
                <w:p w:rsidR="00941BD7" w:rsidRDefault="00941BD7" w:rsidP="00941BD7">
                  <w:r>
                    <w:t>Guest</w:t>
                  </w:r>
                </w:p>
              </w:tc>
              <w:tc>
                <w:tcPr>
                  <w:tcW w:w="3835" w:type="dxa"/>
                </w:tcPr>
                <w:p w:rsidR="00941BD7" w:rsidRDefault="00941BD7" w:rsidP="00941BD7">
                  <w:r>
                    <w:t>Click on login with Facebook button</w:t>
                  </w:r>
                </w:p>
              </w:tc>
            </w:tr>
            <w:tr w:rsidR="00941BD7" w:rsidTr="00941BD7">
              <w:trPr>
                <w:trHeight w:val="339"/>
              </w:trPr>
              <w:tc>
                <w:tcPr>
                  <w:tcW w:w="999" w:type="dxa"/>
                </w:tcPr>
                <w:p w:rsidR="00941BD7" w:rsidRDefault="00941BD7" w:rsidP="00941BD7">
                  <w:r>
                    <w:t>4</w:t>
                  </w:r>
                </w:p>
              </w:tc>
              <w:tc>
                <w:tcPr>
                  <w:tcW w:w="3164" w:type="dxa"/>
                </w:tcPr>
                <w:p w:rsidR="00941BD7" w:rsidRDefault="00941BD7" w:rsidP="00941BD7">
                  <w:r>
                    <w:t>System</w:t>
                  </w:r>
                </w:p>
              </w:tc>
              <w:tc>
                <w:tcPr>
                  <w:tcW w:w="3835" w:type="dxa"/>
                </w:tcPr>
                <w:p w:rsidR="00941BD7" w:rsidRPr="00BE0A27" w:rsidRDefault="00941BD7" w:rsidP="00941BD7">
                  <w:r>
                    <w:t>Using Facebook login API</w:t>
                  </w:r>
                </w:p>
              </w:tc>
            </w:tr>
            <w:tr w:rsidR="00941BD7" w:rsidTr="00941BD7">
              <w:trPr>
                <w:trHeight w:val="339"/>
              </w:trPr>
              <w:tc>
                <w:tcPr>
                  <w:tcW w:w="999" w:type="dxa"/>
                </w:tcPr>
                <w:p w:rsidR="00941BD7" w:rsidRDefault="00941BD7" w:rsidP="00941BD7">
                  <w:r>
                    <w:t>5</w:t>
                  </w:r>
                </w:p>
              </w:tc>
              <w:tc>
                <w:tcPr>
                  <w:tcW w:w="3164" w:type="dxa"/>
                </w:tcPr>
                <w:p w:rsidR="00941BD7" w:rsidRDefault="00941BD7" w:rsidP="00941BD7">
                  <w:r>
                    <w:t>Guest</w:t>
                  </w:r>
                </w:p>
              </w:tc>
              <w:tc>
                <w:tcPr>
                  <w:tcW w:w="3835" w:type="dxa"/>
                </w:tcPr>
                <w:p w:rsidR="00941BD7" w:rsidRDefault="00941BD7" w:rsidP="00941BD7">
                  <w:r>
                    <w:t>Click on accept button</w:t>
                  </w:r>
                </w:p>
              </w:tc>
            </w:tr>
            <w:tr w:rsidR="00941BD7" w:rsidTr="00941BD7">
              <w:trPr>
                <w:trHeight w:val="339"/>
              </w:trPr>
              <w:tc>
                <w:tcPr>
                  <w:tcW w:w="999" w:type="dxa"/>
                </w:tcPr>
                <w:p w:rsidR="00941BD7" w:rsidRDefault="00941BD7" w:rsidP="00941BD7">
                  <w:r>
                    <w:t>6</w:t>
                  </w:r>
                </w:p>
              </w:tc>
              <w:tc>
                <w:tcPr>
                  <w:tcW w:w="3164" w:type="dxa"/>
                </w:tcPr>
                <w:p w:rsidR="00941BD7" w:rsidRDefault="00941BD7" w:rsidP="00941BD7">
                  <w:r>
                    <w:t>System</w:t>
                  </w:r>
                </w:p>
              </w:tc>
              <w:tc>
                <w:tcPr>
                  <w:tcW w:w="3835" w:type="dxa"/>
                </w:tcPr>
                <w:p w:rsidR="00941BD7" w:rsidRPr="00941BD7" w:rsidRDefault="00941BD7" w:rsidP="00941BD7">
                  <w:r>
                    <w:t xml:space="preserve">Get info of user and </w:t>
                  </w:r>
                  <w:r w:rsidR="00D33E05">
                    <w:t xml:space="preserve">Forward </w:t>
                  </w:r>
                  <w:r>
                    <w:t>to home page</w:t>
                  </w:r>
                </w:p>
              </w:tc>
            </w:tr>
          </w:tbl>
          <w:p w:rsidR="00941BD7" w:rsidRPr="00DA4AC1" w:rsidRDefault="00941BD7" w:rsidP="00941BD7">
            <w:pPr>
              <w:ind w:left="360"/>
              <w:rPr>
                <w:szCs w:val="22"/>
              </w:rPr>
            </w:pP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Alternative Flows:</w:t>
            </w:r>
          </w:p>
        </w:tc>
        <w:tc>
          <w:tcPr>
            <w:tcW w:w="8260" w:type="dxa"/>
            <w:gridSpan w:val="3"/>
            <w:tcBorders>
              <w:top w:val="single" w:sz="4" w:space="0" w:color="auto"/>
            </w:tcBorders>
          </w:tcPr>
          <w:p w:rsidR="00941BD7" w:rsidRPr="00DA4AC1" w:rsidRDefault="00941BD7" w:rsidP="00941BD7">
            <w:pPr>
              <w:rPr>
                <w:szCs w:val="22"/>
              </w:rPr>
            </w:pPr>
            <w:r>
              <w:rPr>
                <w:szCs w:val="22"/>
              </w:rPr>
              <w:t xml:space="preserve">At step 5 if guest </w:t>
            </w:r>
            <w:r w:rsidRPr="00941BD7">
              <w:rPr>
                <w:szCs w:val="22"/>
              </w:rPr>
              <w:t>does not accept</w:t>
            </w:r>
            <w:r>
              <w:rPr>
                <w:szCs w:val="22"/>
              </w:rPr>
              <w:t>, the system will display “Login failed because we cant login your google account”</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Exceptions:</w:t>
            </w:r>
          </w:p>
        </w:tc>
        <w:tc>
          <w:tcPr>
            <w:tcW w:w="8260" w:type="dxa"/>
            <w:gridSpan w:val="3"/>
          </w:tcPr>
          <w:p w:rsidR="00941BD7" w:rsidRDefault="00941BD7" w:rsidP="00941BD7">
            <w:pPr>
              <w:pStyle w:val="ListParagraph"/>
              <w:numPr>
                <w:ilvl w:val="0"/>
                <w:numId w:val="13"/>
              </w:numPr>
              <w:ind w:left="685" w:hanging="270"/>
              <w:rPr>
                <w:szCs w:val="22"/>
              </w:rPr>
            </w:pPr>
            <w:r>
              <w:rPr>
                <w:szCs w:val="22"/>
              </w:rPr>
              <w:t>Can’t connect with server</w:t>
            </w:r>
          </w:p>
          <w:p w:rsidR="00941BD7" w:rsidRPr="00AA7F70" w:rsidRDefault="00941BD7" w:rsidP="00941BD7">
            <w:pPr>
              <w:pStyle w:val="ListParagraph"/>
              <w:numPr>
                <w:ilvl w:val="0"/>
                <w:numId w:val="13"/>
              </w:numPr>
              <w:ind w:left="685" w:hanging="270"/>
              <w:rPr>
                <w:szCs w:val="22"/>
              </w:rPr>
            </w:pPr>
            <w:r>
              <w:rPr>
                <w:szCs w:val="22"/>
              </w:rPr>
              <w:t xml:space="preserve">Guest </w:t>
            </w:r>
            <w:r w:rsidRPr="00941BD7">
              <w:rPr>
                <w:szCs w:val="22"/>
              </w:rPr>
              <w:t>does not accept</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Priority:</w:t>
            </w:r>
          </w:p>
        </w:tc>
        <w:tc>
          <w:tcPr>
            <w:tcW w:w="8260" w:type="dxa"/>
            <w:gridSpan w:val="3"/>
          </w:tcPr>
          <w:p w:rsidR="00941BD7" w:rsidRPr="00DA4AC1" w:rsidRDefault="00941BD7" w:rsidP="00941BD7">
            <w:pPr>
              <w:rPr>
                <w:szCs w:val="22"/>
              </w:rPr>
            </w:pPr>
            <w:r>
              <w:rPr>
                <w:szCs w:val="22"/>
              </w:rPr>
              <w:t xml:space="preserve">Medium </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Frequency of Use:</w:t>
            </w:r>
          </w:p>
        </w:tc>
        <w:tc>
          <w:tcPr>
            <w:tcW w:w="8260" w:type="dxa"/>
            <w:gridSpan w:val="3"/>
          </w:tcPr>
          <w:p w:rsidR="00941BD7" w:rsidRPr="00DA4AC1" w:rsidRDefault="00941BD7" w:rsidP="00941BD7">
            <w:pPr>
              <w:rPr>
                <w:szCs w:val="22"/>
              </w:rPr>
            </w:pPr>
            <w:r>
              <w:rPr>
                <w:szCs w:val="22"/>
              </w:rPr>
              <w:t>When guest want to Login page</w:t>
            </w:r>
          </w:p>
        </w:tc>
      </w:tr>
      <w:tr w:rsidR="00941BD7" w:rsidRPr="00DA4AC1" w:rsidTr="00941BD7">
        <w:trPr>
          <w:trHeight w:val="317"/>
        </w:trPr>
        <w:tc>
          <w:tcPr>
            <w:tcW w:w="1921" w:type="dxa"/>
          </w:tcPr>
          <w:p w:rsidR="00941BD7" w:rsidRPr="00DA4AC1" w:rsidRDefault="00941BD7" w:rsidP="00941BD7">
            <w:pPr>
              <w:jc w:val="right"/>
              <w:rPr>
                <w:szCs w:val="22"/>
              </w:rPr>
            </w:pPr>
            <w:r w:rsidRPr="00DA4AC1">
              <w:rPr>
                <w:szCs w:val="22"/>
              </w:rPr>
              <w:t>Business Rules:</w:t>
            </w:r>
          </w:p>
        </w:tc>
        <w:tc>
          <w:tcPr>
            <w:tcW w:w="8260" w:type="dxa"/>
            <w:gridSpan w:val="3"/>
          </w:tcPr>
          <w:p w:rsidR="00941BD7" w:rsidRPr="00DA4AC1" w:rsidRDefault="00941BD7" w:rsidP="00941BD7">
            <w:pPr>
              <w:rPr>
                <w:szCs w:val="22"/>
              </w:rPr>
            </w:pPr>
            <w:r>
              <w:rPr>
                <w:szCs w:val="22"/>
              </w:rPr>
              <w:t>N/A</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Other Information:</w:t>
            </w:r>
          </w:p>
        </w:tc>
        <w:tc>
          <w:tcPr>
            <w:tcW w:w="8260" w:type="dxa"/>
            <w:gridSpan w:val="3"/>
          </w:tcPr>
          <w:p w:rsidR="00941BD7" w:rsidRPr="00DA4AC1" w:rsidRDefault="00941BD7" w:rsidP="00941BD7">
            <w:pPr>
              <w:rPr>
                <w:szCs w:val="22"/>
              </w:rPr>
            </w:pPr>
            <w:r>
              <w:rPr>
                <w:szCs w:val="22"/>
              </w:rPr>
              <w:t>N/A</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Assumptions:</w:t>
            </w:r>
          </w:p>
        </w:tc>
        <w:tc>
          <w:tcPr>
            <w:tcW w:w="8260" w:type="dxa"/>
            <w:gridSpan w:val="3"/>
          </w:tcPr>
          <w:p w:rsidR="00941BD7" w:rsidRPr="00DA4AC1" w:rsidRDefault="00941BD7" w:rsidP="00941BD7">
            <w:pPr>
              <w:rPr>
                <w:szCs w:val="22"/>
              </w:rPr>
            </w:pPr>
            <w:r>
              <w:rPr>
                <w:szCs w:val="22"/>
              </w:rPr>
              <w:t>N/A</w:t>
            </w:r>
          </w:p>
        </w:tc>
      </w:tr>
    </w:tbl>
    <w:p w:rsidR="009B0FD7" w:rsidRDefault="009B0FD7" w:rsidP="00136EA3"/>
    <w:p w:rsidR="00941BD7" w:rsidRDefault="00941BD7" w:rsidP="00941BD7">
      <w:pPr>
        <w:pStyle w:val="Heading2"/>
      </w:pPr>
      <w:r>
        <w:t>F</w:t>
      </w:r>
      <w:r w:rsidRPr="0017798E">
        <w:rPr>
          <w:rFonts w:eastAsia="MS Mincho"/>
          <w:sz w:val="24"/>
          <w:szCs w:val="24"/>
        </w:rPr>
        <w:t>orgot password</w:t>
      </w:r>
    </w:p>
    <w:p w:rsidR="00941BD7" w:rsidRDefault="00941BD7" w:rsidP="00941BD7">
      <w:pPr>
        <w:pStyle w:val="Heading3"/>
      </w:pPr>
      <w:r w:rsidRPr="005F23D7">
        <w:tab/>
      </w:r>
      <w:r>
        <w:t>Screen Design</w:t>
      </w:r>
    </w:p>
    <w:p w:rsidR="00A4735A" w:rsidRDefault="00CA27C7" w:rsidP="00A4735A">
      <w:pPr>
        <w:pStyle w:val="Title"/>
      </w:pPr>
      <w:r>
        <w:lastRenderedPageBreak/>
        <w:pict>
          <v:shape id="_x0000_i1035" type="#_x0000_t75" style="width:481.55pt;height:165.5pt">
            <v:imagedata r:id="rId25" o:title="forgotpass"/>
          </v:shape>
        </w:pict>
      </w:r>
    </w:p>
    <w:p w:rsidR="00A4735A" w:rsidRDefault="00CA27C7" w:rsidP="00A4735A">
      <w:pPr>
        <w:pStyle w:val="Title"/>
      </w:pPr>
      <w:r>
        <w:pict>
          <v:shape id="_x0000_i1036" type="#_x0000_t75" style="width:482.5pt;height:101pt">
            <v:imagedata r:id="rId26" o:title="forgotpass-2"/>
          </v:shape>
        </w:pict>
      </w:r>
    </w:p>
    <w:p w:rsidR="00A4735A" w:rsidRPr="00A4735A" w:rsidRDefault="00CA27C7" w:rsidP="00A4735A">
      <w:pPr>
        <w:pStyle w:val="Title"/>
      </w:pPr>
      <w:r>
        <w:pict>
          <v:shape id="_x0000_i1037" type="#_x0000_t75" style="width:482.05pt;height:116.4pt">
            <v:imagedata r:id="rId27" o:title="forgotpass-3"/>
          </v:shape>
        </w:pict>
      </w:r>
    </w:p>
    <w:p w:rsidR="00941BD7" w:rsidRDefault="00941BD7" w:rsidP="00941BD7">
      <w:pPr>
        <w:pStyle w:val="Heading3"/>
      </w:pPr>
      <w:r w:rsidRPr="005F23D7">
        <w:tab/>
      </w:r>
      <w:r>
        <w:t>Screen Denfinition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756"/>
        <w:gridCol w:w="1137"/>
        <w:gridCol w:w="1537"/>
        <w:gridCol w:w="1357"/>
        <w:gridCol w:w="2407"/>
      </w:tblGrid>
      <w:tr w:rsidR="00D33E05" w:rsidRPr="00A87523" w:rsidTr="005A6070">
        <w:tc>
          <w:tcPr>
            <w:tcW w:w="670" w:type="dxa"/>
          </w:tcPr>
          <w:p w:rsidR="00D33E05" w:rsidRPr="00A87523" w:rsidRDefault="00D33E05" w:rsidP="005A6070">
            <w:pPr>
              <w:rPr>
                <w:b/>
              </w:rPr>
            </w:pPr>
            <w:r>
              <w:rPr>
                <w:b/>
              </w:rPr>
              <w:t>STT</w:t>
            </w:r>
          </w:p>
        </w:tc>
        <w:tc>
          <w:tcPr>
            <w:tcW w:w="2756" w:type="dxa"/>
          </w:tcPr>
          <w:p w:rsidR="00D33E05" w:rsidRPr="00A87523" w:rsidRDefault="00D33E05" w:rsidP="005A6070">
            <w:pPr>
              <w:rPr>
                <w:b/>
              </w:rPr>
            </w:pPr>
            <w:r w:rsidRPr="00A87523">
              <w:rPr>
                <w:b/>
              </w:rPr>
              <w:t>Field Name</w:t>
            </w:r>
          </w:p>
        </w:tc>
        <w:tc>
          <w:tcPr>
            <w:tcW w:w="1137" w:type="dxa"/>
          </w:tcPr>
          <w:p w:rsidR="00D33E05" w:rsidRPr="00A87523" w:rsidRDefault="00D33E05" w:rsidP="005A6070">
            <w:pPr>
              <w:rPr>
                <w:b/>
              </w:rPr>
            </w:pPr>
            <w:r w:rsidRPr="00A87523">
              <w:rPr>
                <w:b/>
              </w:rPr>
              <w:t>Type</w:t>
            </w:r>
          </w:p>
        </w:tc>
        <w:tc>
          <w:tcPr>
            <w:tcW w:w="1537" w:type="dxa"/>
          </w:tcPr>
          <w:p w:rsidR="00D33E05" w:rsidRPr="00A87523" w:rsidRDefault="00D33E05" w:rsidP="005A6070">
            <w:pPr>
              <w:rPr>
                <w:b/>
              </w:rPr>
            </w:pPr>
            <w:r w:rsidRPr="00A87523">
              <w:rPr>
                <w:b/>
              </w:rPr>
              <w:t>Mandatory</w:t>
            </w:r>
          </w:p>
        </w:tc>
        <w:tc>
          <w:tcPr>
            <w:tcW w:w="1357" w:type="dxa"/>
          </w:tcPr>
          <w:p w:rsidR="00D33E05" w:rsidRPr="00A87523" w:rsidRDefault="00D33E05" w:rsidP="005A6070">
            <w:pPr>
              <w:rPr>
                <w:b/>
              </w:rPr>
            </w:pPr>
            <w:r w:rsidRPr="00A87523">
              <w:rPr>
                <w:b/>
              </w:rPr>
              <w:t>Max Length</w:t>
            </w:r>
          </w:p>
        </w:tc>
        <w:tc>
          <w:tcPr>
            <w:tcW w:w="2407" w:type="dxa"/>
          </w:tcPr>
          <w:p w:rsidR="00D33E05" w:rsidRPr="00A87523" w:rsidRDefault="00D33E05" w:rsidP="005A6070">
            <w:pPr>
              <w:rPr>
                <w:b/>
              </w:rPr>
            </w:pPr>
            <w:r w:rsidRPr="00A87523">
              <w:rPr>
                <w:b/>
              </w:rPr>
              <w:t>Description</w:t>
            </w:r>
          </w:p>
        </w:tc>
      </w:tr>
      <w:tr w:rsidR="00D33E05" w:rsidRPr="003E2079" w:rsidTr="005A6070">
        <w:tc>
          <w:tcPr>
            <w:tcW w:w="670" w:type="dxa"/>
          </w:tcPr>
          <w:p w:rsidR="00D33E05" w:rsidRPr="003E2079" w:rsidRDefault="00D33E05" w:rsidP="005A6070">
            <w:r w:rsidRPr="003E2079">
              <w:t>1</w:t>
            </w:r>
          </w:p>
        </w:tc>
        <w:tc>
          <w:tcPr>
            <w:tcW w:w="2756" w:type="dxa"/>
          </w:tcPr>
          <w:p w:rsidR="00D33E05" w:rsidRPr="003E2079" w:rsidRDefault="00D33E05" w:rsidP="005A6070">
            <w:r w:rsidRPr="003E2079">
              <w:t>User Name</w:t>
            </w:r>
          </w:p>
        </w:tc>
        <w:tc>
          <w:tcPr>
            <w:tcW w:w="1137" w:type="dxa"/>
          </w:tcPr>
          <w:p w:rsidR="00D33E05" w:rsidRPr="003E2079" w:rsidRDefault="00D33E05" w:rsidP="005A6070">
            <w:r w:rsidRPr="003E2079">
              <w:t>Text</w:t>
            </w:r>
          </w:p>
        </w:tc>
        <w:tc>
          <w:tcPr>
            <w:tcW w:w="1537" w:type="dxa"/>
          </w:tcPr>
          <w:p w:rsidR="00D33E05" w:rsidRPr="003E2079" w:rsidRDefault="00D33E05" w:rsidP="005A6070">
            <w:r>
              <w:t>Yes</w:t>
            </w:r>
          </w:p>
        </w:tc>
        <w:tc>
          <w:tcPr>
            <w:tcW w:w="1357" w:type="dxa"/>
          </w:tcPr>
          <w:p w:rsidR="00D33E05" w:rsidRPr="003E2079" w:rsidRDefault="00D33E05" w:rsidP="005A6070">
            <w:r w:rsidRPr="003E2079">
              <w:t>20</w:t>
            </w:r>
          </w:p>
        </w:tc>
        <w:tc>
          <w:tcPr>
            <w:tcW w:w="2407" w:type="dxa"/>
          </w:tcPr>
          <w:p w:rsidR="00D33E05" w:rsidRPr="003E2079" w:rsidRDefault="00D33E05" w:rsidP="005A6070"/>
        </w:tc>
      </w:tr>
      <w:tr w:rsidR="00D33E05" w:rsidRPr="003E2079" w:rsidTr="005A6070">
        <w:tc>
          <w:tcPr>
            <w:tcW w:w="670" w:type="dxa"/>
          </w:tcPr>
          <w:p w:rsidR="00D33E05" w:rsidRPr="003E2079" w:rsidRDefault="00D33E05" w:rsidP="005A6070">
            <w:r w:rsidRPr="003E2079">
              <w:t>2</w:t>
            </w:r>
          </w:p>
        </w:tc>
        <w:tc>
          <w:tcPr>
            <w:tcW w:w="2756" w:type="dxa"/>
          </w:tcPr>
          <w:p w:rsidR="00D33E05" w:rsidRPr="003E2079" w:rsidRDefault="00D33E05" w:rsidP="005A6070">
            <w:r>
              <w:t xml:space="preserve">New </w:t>
            </w:r>
            <w:r w:rsidRPr="003E2079">
              <w:t>Password</w:t>
            </w:r>
          </w:p>
        </w:tc>
        <w:tc>
          <w:tcPr>
            <w:tcW w:w="1137" w:type="dxa"/>
          </w:tcPr>
          <w:p w:rsidR="00D33E05" w:rsidRPr="003E2079" w:rsidRDefault="00D33E05" w:rsidP="005A6070">
            <w:r>
              <w:t>Password</w:t>
            </w:r>
          </w:p>
        </w:tc>
        <w:tc>
          <w:tcPr>
            <w:tcW w:w="1537" w:type="dxa"/>
          </w:tcPr>
          <w:p w:rsidR="00D33E05" w:rsidRPr="003E2079" w:rsidRDefault="00D33E05" w:rsidP="005A6070">
            <w:r>
              <w:t>Yes</w:t>
            </w:r>
          </w:p>
        </w:tc>
        <w:tc>
          <w:tcPr>
            <w:tcW w:w="1357" w:type="dxa"/>
          </w:tcPr>
          <w:p w:rsidR="00D33E05" w:rsidRPr="003E2079" w:rsidRDefault="00D33E05" w:rsidP="005A6070">
            <w:r w:rsidRPr="003E2079">
              <w:t>20</w:t>
            </w:r>
          </w:p>
        </w:tc>
        <w:tc>
          <w:tcPr>
            <w:tcW w:w="2407" w:type="dxa"/>
          </w:tcPr>
          <w:p w:rsidR="00D33E05" w:rsidRPr="003E2079" w:rsidRDefault="00D33E05" w:rsidP="005A6070">
            <w:r>
              <w:t>Display "*" instead of clear character</w:t>
            </w:r>
          </w:p>
        </w:tc>
      </w:tr>
      <w:tr w:rsidR="00D33E05" w:rsidRPr="003E2079" w:rsidTr="005A6070">
        <w:tc>
          <w:tcPr>
            <w:tcW w:w="670" w:type="dxa"/>
          </w:tcPr>
          <w:p w:rsidR="00D33E05" w:rsidRPr="003E2079" w:rsidRDefault="00D33E05" w:rsidP="005A6070">
            <w:r>
              <w:t>3</w:t>
            </w:r>
          </w:p>
        </w:tc>
        <w:tc>
          <w:tcPr>
            <w:tcW w:w="2756" w:type="dxa"/>
          </w:tcPr>
          <w:p w:rsidR="00D33E05" w:rsidRPr="003E2079" w:rsidRDefault="00D33E05" w:rsidP="005A6070">
            <w:r>
              <w:t>Confirm new Password</w:t>
            </w:r>
          </w:p>
        </w:tc>
        <w:tc>
          <w:tcPr>
            <w:tcW w:w="1137" w:type="dxa"/>
          </w:tcPr>
          <w:p w:rsidR="00D33E05" w:rsidRPr="003E2079" w:rsidRDefault="00D33E05" w:rsidP="005A6070">
            <w:r>
              <w:t>Password</w:t>
            </w:r>
          </w:p>
        </w:tc>
        <w:tc>
          <w:tcPr>
            <w:tcW w:w="1537" w:type="dxa"/>
          </w:tcPr>
          <w:p w:rsidR="00D33E05" w:rsidRDefault="00D33E05" w:rsidP="005A6070">
            <w:r>
              <w:t xml:space="preserve">Yes </w:t>
            </w:r>
          </w:p>
        </w:tc>
        <w:tc>
          <w:tcPr>
            <w:tcW w:w="1357" w:type="dxa"/>
          </w:tcPr>
          <w:p w:rsidR="00D33E05" w:rsidRPr="003E2079" w:rsidRDefault="00D33E05" w:rsidP="005A6070">
            <w:r>
              <w:t xml:space="preserve">20 </w:t>
            </w:r>
          </w:p>
        </w:tc>
        <w:tc>
          <w:tcPr>
            <w:tcW w:w="2407" w:type="dxa"/>
          </w:tcPr>
          <w:p w:rsidR="00D33E05" w:rsidRDefault="00D33E05" w:rsidP="005A6070">
            <w:r>
              <w:t>Display "*" instead of clear character</w:t>
            </w:r>
          </w:p>
        </w:tc>
      </w:tr>
      <w:tr w:rsidR="00D33E05" w:rsidRPr="003E2079" w:rsidTr="005A6070">
        <w:tc>
          <w:tcPr>
            <w:tcW w:w="670" w:type="dxa"/>
          </w:tcPr>
          <w:p w:rsidR="00D33E05" w:rsidRPr="003E2079" w:rsidRDefault="00D33E05" w:rsidP="005A6070">
            <w:r>
              <w:t>4</w:t>
            </w:r>
          </w:p>
        </w:tc>
        <w:tc>
          <w:tcPr>
            <w:tcW w:w="2756" w:type="dxa"/>
          </w:tcPr>
          <w:p w:rsidR="00D33E05" w:rsidRPr="003E2079" w:rsidRDefault="00D33E05" w:rsidP="005A6070">
            <w:r>
              <w:t xml:space="preserve">Name </w:t>
            </w:r>
          </w:p>
        </w:tc>
        <w:tc>
          <w:tcPr>
            <w:tcW w:w="1137" w:type="dxa"/>
          </w:tcPr>
          <w:p w:rsidR="00D33E05" w:rsidRPr="003E2079" w:rsidRDefault="00D33E05" w:rsidP="005A6070">
            <w:r w:rsidRPr="003E2079">
              <w:t>Text</w:t>
            </w:r>
          </w:p>
        </w:tc>
        <w:tc>
          <w:tcPr>
            <w:tcW w:w="1537" w:type="dxa"/>
          </w:tcPr>
          <w:p w:rsidR="00D33E05" w:rsidRPr="003E2079" w:rsidRDefault="00D33E05" w:rsidP="005A6070">
            <w:r>
              <w:t>Yes</w:t>
            </w:r>
          </w:p>
        </w:tc>
        <w:tc>
          <w:tcPr>
            <w:tcW w:w="1357" w:type="dxa"/>
          </w:tcPr>
          <w:p w:rsidR="00D33E05" w:rsidRPr="003E2079" w:rsidRDefault="00D33E05" w:rsidP="005A6070">
            <w:r>
              <w:t>30</w:t>
            </w:r>
          </w:p>
        </w:tc>
        <w:tc>
          <w:tcPr>
            <w:tcW w:w="2407" w:type="dxa"/>
          </w:tcPr>
          <w:p w:rsidR="00D33E05" w:rsidRDefault="00D33E05" w:rsidP="005A6070"/>
        </w:tc>
      </w:tr>
      <w:tr w:rsidR="00D33E05" w:rsidRPr="003E2079" w:rsidTr="005A6070">
        <w:tc>
          <w:tcPr>
            <w:tcW w:w="670" w:type="dxa"/>
          </w:tcPr>
          <w:p w:rsidR="00D33E05" w:rsidRDefault="00D33E05" w:rsidP="005A6070">
            <w:r>
              <w:t>5</w:t>
            </w:r>
          </w:p>
        </w:tc>
        <w:tc>
          <w:tcPr>
            <w:tcW w:w="2756" w:type="dxa"/>
          </w:tcPr>
          <w:p w:rsidR="00D33E05" w:rsidRDefault="00D33E05" w:rsidP="005A6070">
            <w:r>
              <w:t>Email</w:t>
            </w:r>
          </w:p>
        </w:tc>
        <w:tc>
          <w:tcPr>
            <w:tcW w:w="1137" w:type="dxa"/>
          </w:tcPr>
          <w:p w:rsidR="00D33E05" w:rsidRPr="003E2079" w:rsidRDefault="00D33E05" w:rsidP="005A6070">
            <w:r>
              <w:t xml:space="preserve">Email </w:t>
            </w:r>
          </w:p>
        </w:tc>
        <w:tc>
          <w:tcPr>
            <w:tcW w:w="1537" w:type="dxa"/>
          </w:tcPr>
          <w:p w:rsidR="00D33E05" w:rsidRDefault="00D33E05" w:rsidP="005A6070">
            <w:r>
              <w:t>Yes</w:t>
            </w:r>
          </w:p>
        </w:tc>
        <w:tc>
          <w:tcPr>
            <w:tcW w:w="1357" w:type="dxa"/>
          </w:tcPr>
          <w:p w:rsidR="00D33E05" w:rsidRDefault="00D33E05" w:rsidP="005A6070">
            <w:r>
              <w:t>30</w:t>
            </w:r>
          </w:p>
        </w:tc>
        <w:tc>
          <w:tcPr>
            <w:tcW w:w="2407" w:type="dxa"/>
          </w:tcPr>
          <w:p w:rsidR="00D33E05" w:rsidRDefault="00D33E05" w:rsidP="005A6070"/>
        </w:tc>
      </w:tr>
      <w:tr w:rsidR="00D33E05" w:rsidRPr="003E2079" w:rsidTr="005A6070">
        <w:tc>
          <w:tcPr>
            <w:tcW w:w="670" w:type="dxa"/>
          </w:tcPr>
          <w:p w:rsidR="00D33E05" w:rsidRPr="003E2079" w:rsidRDefault="00D33E05" w:rsidP="005A6070">
            <w:r>
              <w:t>6</w:t>
            </w:r>
          </w:p>
        </w:tc>
        <w:tc>
          <w:tcPr>
            <w:tcW w:w="2756" w:type="dxa"/>
          </w:tcPr>
          <w:p w:rsidR="00D33E05" w:rsidRPr="003E2079" w:rsidRDefault="002317F8" w:rsidP="005A6070">
            <w:r>
              <w:t>submit</w:t>
            </w:r>
          </w:p>
        </w:tc>
        <w:tc>
          <w:tcPr>
            <w:tcW w:w="1137" w:type="dxa"/>
          </w:tcPr>
          <w:p w:rsidR="00D33E05" w:rsidRPr="003E2079" w:rsidRDefault="00D33E05" w:rsidP="005A6070">
            <w:r>
              <w:t>Button</w:t>
            </w:r>
          </w:p>
        </w:tc>
        <w:tc>
          <w:tcPr>
            <w:tcW w:w="1537" w:type="dxa"/>
          </w:tcPr>
          <w:p w:rsidR="00D33E05" w:rsidRPr="003E2079" w:rsidRDefault="00D33E05" w:rsidP="005A6070"/>
        </w:tc>
        <w:tc>
          <w:tcPr>
            <w:tcW w:w="1357" w:type="dxa"/>
          </w:tcPr>
          <w:p w:rsidR="00D33E05" w:rsidRPr="003E2079" w:rsidRDefault="00D33E05" w:rsidP="005A6070"/>
        </w:tc>
        <w:tc>
          <w:tcPr>
            <w:tcW w:w="2407" w:type="dxa"/>
          </w:tcPr>
          <w:p w:rsidR="00D33E05" w:rsidRPr="003E2079" w:rsidRDefault="002317F8" w:rsidP="005A6070">
            <w:r>
              <w:t>submit</w:t>
            </w:r>
            <w:r>
              <w:rPr>
                <w:szCs w:val="22"/>
              </w:rPr>
              <w:t xml:space="preserve"> </w:t>
            </w:r>
            <w:r w:rsidR="00D33E05">
              <w:t>data to server</w:t>
            </w:r>
          </w:p>
        </w:tc>
      </w:tr>
    </w:tbl>
    <w:p w:rsidR="00D33E05" w:rsidRPr="00D33E05" w:rsidRDefault="00D33E05" w:rsidP="00D33E05"/>
    <w:p w:rsidR="00941BD7" w:rsidRDefault="00941BD7" w:rsidP="00941BD7">
      <w:pPr>
        <w:pStyle w:val="Heading3"/>
      </w:pPr>
      <w:r>
        <w:t>Use case Specification</w:t>
      </w:r>
    </w:p>
    <w:tbl>
      <w:tblPr>
        <w:tblW w:w="101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21"/>
        <w:gridCol w:w="2237"/>
        <w:gridCol w:w="1738"/>
        <w:gridCol w:w="4285"/>
      </w:tblGrid>
      <w:tr w:rsidR="00941BD7" w:rsidRPr="00DA4AC1" w:rsidTr="00941BD7">
        <w:trPr>
          <w:trHeight w:val="740"/>
        </w:trPr>
        <w:tc>
          <w:tcPr>
            <w:tcW w:w="1921" w:type="dxa"/>
          </w:tcPr>
          <w:p w:rsidR="00941BD7" w:rsidRPr="00DA4AC1" w:rsidRDefault="00941BD7" w:rsidP="00941BD7">
            <w:pPr>
              <w:jc w:val="right"/>
              <w:rPr>
                <w:szCs w:val="22"/>
              </w:rPr>
            </w:pPr>
            <w:r w:rsidRPr="00DA4AC1">
              <w:rPr>
                <w:szCs w:val="22"/>
              </w:rPr>
              <w:t>UC ID and Name:</w:t>
            </w:r>
          </w:p>
        </w:tc>
        <w:tc>
          <w:tcPr>
            <w:tcW w:w="8260" w:type="dxa"/>
            <w:gridSpan w:val="3"/>
          </w:tcPr>
          <w:p w:rsidR="00941BD7" w:rsidRPr="00DA4AC1" w:rsidRDefault="00941BD7" w:rsidP="00941BD7">
            <w:pPr>
              <w:rPr>
                <w:szCs w:val="22"/>
              </w:rPr>
            </w:pPr>
            <w:r>
              <w:rPr>
                <w:rFonts w:ascii="Helvetica" w:hAnsi="Helvetica" w:cs="Helvetica"/>
                <w:color w:val="337AB7"/>
                <w:sz w:val="20"/>
                <w:lang w:eastAsia="ja-JP"/>
              </w:rPr>
              <w:t>UC05_Forgot Password</w:t>
            </w:r>
          </w:p>
        </w:tc>
      </w:tr>
      <w:tr w:rsidR="00941BD7" w:rsidRPr="00DA4AC1" w:rsidTr="00C051ED">
        <w:trPr>
          <w:trHeight w:val="339"/>
        </w:trPr>
        <w:tc>
          <w:tcPr>
            <w:tcW w:w="1921" w:type="dxa"/>
          </w:tcPr>
          <w:p w:rsidR="00941BD7" w:rsidRPr="00DA4AC1" w:rsidRDefault="00941BD7" w:rsidP="00941BD7">
            <w:pPr>
              <w:jc w:val="right"/>
              <w:rPr>
                <w:szCs w:val="22"/>
              </w:rPr>
            </w:pPr>
            <w:r w:rsidRPr="00DA4AC1">
              <w:rPr>
                <w:szCs w:val="22"/>
              </w:rPr>
              <w:t>Created By:</w:t>
            </w:r>
          </w:p>
        </w:tc>
        <w:tc>
          <w:tcPr>
            <w:tcW w:w="2237" w:type="dxa"/>
          </w:tcPr>
          <w:p w:rsidR="00941BD7" w:rsidRPr="00DA4AC1" w:rsidRDefault="00941BD7" w:rsidP="00941BD7">
            <w:pPr>
              <w:rPr>
                <w:szCs w:val="22"/>
              </w:rPr>
            </w:pPr>
            <w:r>
              <w:rPr>
                <w:szCs w:val="22"/>
              </w:rPr>
              <w:t>Thienndse05883</w:t>
            </w:r>
          </w:p>
        </w:tc>
        <w:tc>
          <w:tcPr>
            <w:tcW w:w="1738" w:type="dxa"/>
          </w:tcPr>
          <w:p w:rsidR="00941BD7" w:rsidRPr="00DA4AC1" w:rsidRDefault="00941BD7" w:rsidP="00941BD7">
            <w:pPr>
              <w:jc w:val="right"/>
              <w:rPr>
                <w:szCs w:val="22"/>
              </w:rPr>
            </w:pPr>
            <w:r w:rsidRPr="00DA4AC1">
              <w:rPr>
                <w:szCs w:val="22"/>
              </w:rPr>
              <w:t>Date Created:</w:t>
            </w:r>
          </w:p>
        </w:tc>
        <w:tc>
          <w:tcPr>
            <w:tcW w:w="4285" w:type="dxa"/>
          </w:tcPr>
          <w:p w:rsidR="00941BD7" w:rsidRPr="00DA4AC1" w:rsidRDefault="00941BD7" w:rsidP="00941BD7">
            <w:pPr>
              <w:rPr>
                <w:szCs w:val="22"/>
              </w:rPr>
            </w:pPr>
            <w:r>
              <w:rPr>
                <w:szCs w:val="22"/>
              </w:rPr>
              <w:t>21/01/2019</w:t>
            </w:r>
          </w:p>
        </w:tc>
      </w:tr>
      <w:tr w:rsidR="00941BD7" w:rsidRPr="00DA4AC1" w:rsidTr="00C051ED">
        <w:trPr>
          <w:trHeight w:val="339"/>
        </w:trPr>
        <w:tc>
          <w:tcPr>
            <w:tcW w:w="1921" w:type="dxa"/>
          </w:tcPr>
          <w:p w:rsidR="00941BD7" w:rsidRPr="00DA4AC1" w:rsidRDefault="00941BD7" w:rsidP="00941BD7">
            <w:pPr>
              <w:jc w:val="right"/>
              <w:rPr>
                <w:szCs w:val="22"/>
              </w:rPr>
            </w:pPr>
            <w:r w:rsidRPr="00DA4AC1">
              <w:rPr>
                <w:szCs w:val="22"/>
              </w:rPr>
              <w:t>Primary Actor:</w:t>
            </w:r>
          </w:p>
        </w:tc>
        <w:tc>
          <w:tcPr>
            <w:tcW w:w="2237" w:type="dxa"/>
          </w:tcPr>
          <w:p w:rsidR="00941BD7" w:rsidRPr="00DA4AC1" w:rsidRDefault="00941BD7" w:rsidP="00941BD7">
            <w:pPr>
              <w:rPr>
                <w:szCs w:val="22"/>
              </w:rPr>
            </w:pPr>
            <w:r>
              <w:rPr>
                <w:szCs w:val="22"/>
              </w:rPr>
              <w:t>Guest</w:t>
            </w:r>
          </w:p>
        </w:tc>
        <w:tc>
          <w:tcPr>
            <w:tcW w:w="1738" w:type="dxa"/>
          </w:tcPr>
          <w:p w:rsidR="00941BD7" w:rsidRPr="00DA4AC1" w:rsidRDefault="00941BD7" w:rsidP="00941BD7">
            <w:pPr>
              <w:jc w:val="right"/>
              <w:rPr>
                <w:szCs w:val="22"/>
              </w:rPr>
            </w:pPr>
            <w:r w:rsidRPr="00DA4AC1">
              <w:rPr>
                <w:szCs w:val="22"/>
              </w:rPr>
              <w:t>Secondary Actors:</w:t>
            </w:r>
          </w:p>
        </w:tc>
        <w:tc>
          <w:tcPr>
            <w:tcW w:w="4285" w:type="dxa"/>
          </w:tcPr>
          <w:p w:rsidR="00941BD7" w:rsidRPr="00DA4AC1" w:rsidRDefault="00941BD7" w:rsidP="00941BD7">
            <w:pPr>
              <w:rPr>
                <w:szCs w:val="22"/>
              </w:rPr>
            </w:pPr>
            <w:r>
              <w:rPr>
                <w:szCs w:val="22"/>
              </w:rPr>
              <w:t>User</w:t>
            </w:r>
          </w:p>
        </w:tc>
      </w:tr>
      <w:tr w:rsidR="00941BD7" w:rsidRPr="00BA6EAF" w:rsidTr="00941BD7">
        <w:trPr>
          <w:trHeight w:val="397"/>
        </w:trPr>
        <w:tc>
          <w:tcPr>
            <w:tcW w:w="1921" w:type="dxa"/>
          </w:tcPr>
          <w:p w:rsidR="00941BD7" w:rsidRPr="00DA4AC1" w:rsidRDefault="00941BD7" w:rsidP="00941BD7">
            <w:pPr>
              <w:jc w:val="right"/>
              <w:rPr>
                <w:szCs w:val="22"/>
              </w:rPr>
            </w:pPr>
            <w:r w:rsidRPr="00DA4AC1">
              <w:rPr>
                <w:szCs w:val="22"/>
              </w:rPr>
              <w:t>Trigger:</w:t>
            </w:r>
          </w:p>
        </w:tc>
        <w:tc>
          <w:tcPr>
            <w:tcW w:w="8260" w:type="dxa"/>
            <w:gridSpan w:val="3"/>
          </w:tcPr>
          <w:p w:rsidR="00941BD7" w:rsidRPr="00BA6EAF" w:rsidRDefault="00941BD7" w:rsidP="00941BD7">
            <w:pPr>
              <w:shd w:val="clear" w:color="auto" w:fill="FFFFFF"/>
              <w:spacing w:before="100" w:beforeAutospacing="1" w:after="75"/>
              <w:rPr>
                <w:rFonts w:ascii="Helvetica" w:hAnsi="Helvetica" w:cs="Helvetica"/>
                <w:color w:val="333333"/>
                <w:sz w:val="20"/>
                <w:lang w:eastAsia="ja-JP"/>
              </w:rPr>
            </w:pPr>
            <w:r>
              <w:rPr>
                <w:rFonts w:ascii="Helvetica" w:hAnsi="Helvetica" w:cs="Helvetica"/>
                <w:color w:val="333333"/>
                <w:sz w:val="20"/>
                <w:lang w:eastAsia="ja-JP"/>
              </w:rPr>
              <w:t xml:space="preserve">Guest click </w:t>
            </w:r>
            <w:r>
              <w:rPr>
                <w:szCs w:val="22"/>
              </w:rPr>
              <w:t>on</w:t>
            </w:r>
            <w:r>
              <w:rPr>
                <w:rFonts w:ascii="Helvetica" w:hAnsi="Helvetica" w:cs="Helvetica"/>
                <w:color w:val="333333"/>
                <w:sz w:val="20"/>
                <w:lang w:eastAsia="ja-JP"/>
              </w:rPr>
              <w:t xml:space="preserve"> </w:t>
            </w:r>
            <w:r w:rsidR="002317F8">
              <w:t>submit</w:t>
            </w:r>
            <w:r w:rsidR="002317F8">
              <w:rPr>
                <w:szCs w:val="22"/>
              </w:rPr>
              <w:t xml:space="preserve"> </w:t>
            </w:r>
            <w:r>
              <w:rPr>
                <w:rFonts w:ascii="Helvetica" w:hAnsi="Helvetica" w:cs="Helvetica"/>
                <w:color w:val="333333"/>
                <w:sz w:val="20"/>
                <w:lang w:eastAsia="ja-JP"/>
              </w:rPr>
              <w:t>button</w:t>
            </w:r>
          </w:p>
        </w:tc>
      </w:tr>
      <w:tr w:rsidR="00941BD7" w:rsidRPr="00DA4AC1" w:rsidTr="00941BD7">
        <w:trPr>
          <w:trHeight w:val="779"/>
        </w:trPr>
        <w:tc>
          <w:tcPr>
            <w:tcW w:w="1921" w:type="dxa"/>
          </w:tcPr>
          <w:p w:rsidR="00941BD7" w:rsidRPr="00DA4AC1" w:rsidRDefault="00941BD7" w:rsidP="00941BD7">
            <w:pPr>
              <w:jc w:val="right"/>
              <w:rPr>
                <w:szCs w:val="22"/>
              </w:rPr>
            </w:pPr>
            <w:r w:rsidRPr="00DA4AC1">
              <w:rPr>
                <w:szCs w:val="22"/>
              </w:rPr>
              <w:t>Description:</w:t>
            </w:r>
          </w:p>
        </w:tc>
        <w:tc>
          <w:tcPr>
            <w:tcW w:w="8260" w:type="dxa"/>
            <w:gridSpan w:val="3"/>
          </w:tcPr>
          <w:p w:rsidR="00941BD7" w:rsidRPr="00BA6EAF" w:rsidRDefault="00941BD7" w:rsidP="009F7BDD">
            <w:pPr>
              <w:shd w:val="clear" w:color="auto" w:fill="FFFFFF"/>
              <w:spacing w:before="100" w:beforeAutospacing="1" w:after="75"/>
              <w:rPr>
                <w:rFonts w:ascii="Helvetica" w:hAnsi="Helvetica" w:cs="Helvetica"/>
                <w:color w:val="333333"/>
                <w:sz w:val="20"/>
                <w:lang w:eastAsia="ja-JP"/>
              </w:rPr>
            </w:pPr>
            <w:r>
              <w:rPr>
                <w:szCs w:val="22"/>
              </w:rPr>
              <w:t xml:space="preserve">From </w:t>
            </w:r>
            <w:r w:rsidR="009F7BDD">
              <w:rPr>
                <w:szCs w:val="22"/>
              </w:rPr>
              <w:t>Login</w:t>
            </w:r>
            <w:r>
              <w:rPr>
                <w:szCs w:val="22"/>
              </w:rPr>
              <w:t xml:space="preserve"> pages, Guest click on forgot password button </w:t>
            </w:r>
          </w:p>
        </w:tc>
      </w:tr>
      <w:tr w:rsidR="00941BD7" w:rsidRPr="00DA4AC1" w:rsidTr="00941BD7">
        <w:trPr>
          <w:trHeight w:val="1342"/>
        </w:trPr>
        <w:tc>
          <w:tcPr>
            <w:tcW w:w="1921" w:type="dxa"/>
          </w:tcPr>
          <w:p w:rsidR="00941BD7" w:rsidRPr="00DA4AC1" w:rsidRDefault="00941BD7" w:rsidP="00941BD7">
            <w:pPr>
              <w:jc w:val="right"/>
              <w:rPr>
                <w:szCs w:val="22"/>
              </w:rPr>
            </w:pPr>
            <w:r w:rsidRPr="00DA4AC1">
              <w:rPr>
                <w:szCs w:val="22"/>
              </w:rPr>
              <w:t>Preconditions:</w:t>
            </w:r>
          </w:p>
        </w:tc>
        <w:tc>
          <w:tcPr>
            <w:tcW w:w="8260" w:type="dxa"/>
            <w:gridSpan w:val="3"/>
          </w:tcPr>
          <w:p w:rsidR="00D33E05" w:rsidRDefault="00941BD7" w:rsidP="00D33E05">
            <w:pPr>
              <w:pStyle w:val="ListParagraph"/>
              <w:numPr>
                <w:ilvl w:val="0"/>
                <w:numId w:val="14"/>
              </w:numPr>
              <w:spacing w:line="240" w:lineRule="auto"/>
              <w:rPr>
                <w:szCs w:val="22"/>
              </w:rPr>
            </w:pPr>
            <w:r w:rsidRPr="00D33E05">
              <w:rPr>
                <w:szCs w:val="22"/>
              </w:rPr>
              <w:t xml:space="preserve">Guest go to </w:t>
            </w:r>
            <w:r w:rsidR="009F7BDD">
              <w:rPr>
                <w:szCs w:val="22"/>
              </w:rPr>
              <w:t>Login</w:t>
            </w:r>
            <w:r w:rsidRPr="00D33E05">
              <w:rPr>
                <w:szCs w:val="22"/>
              </w:rPr>
              <w:t xml:space="preserve"> Page</w:t>
            </w:r>
          </w:p>
          <w:p w:rsidR="00941BD7" w:rsidRPr="00D33E05" w:rsidRDefault="00941BD7" w:rsidP="00D33E05">
            <w:pPr>
              <w:pStyle w:val="ListParagraph"/>
              <w:numPr>
                <w:ilvl w:val="0"/>
                <w:numId w:val="14"/>
              </w:numPr>
              <w:spacing w:line="240" w:lineRule="auto"/>
              <w:rPr>
                <w:szCs w:val="22"/>
              </w:rPr>
            </w:pPr>
            <w:r w:rsidRPr="00D33E05">
              <w:rPr>
                <w:szCs w:val="22"/>
              </w:rPr>
              <w:t xml:space="preserve">Click </w:t>
            </w:r>
            <w:r w:rsidR="00D33E05" w:rsidRPr="00D33E05">
              <w:rPr>
                <w:szCs w:val="22"/>
              </w:rPr>
              <w:t>on forgot password button</w:t>
            </w:r>
          </w:p>
          <w:p w:rsidR="00D33E05" w:rsidRDefault="00D33E05" w:rsidP="00D33E05">
            <w:pPr>
              <w:pStyle w:val="ListParagraph"/>
              <w:numPr>
                <w:ilvl w:val="0"/>
                <w:numId w:val="11"/>
              </w:numPr>
              <w:spacing w:line="240" w:lineRule="auto"/>
              <w:rPr>
                <w:szCs w:val="22"/>
              </w:rPr>
            </w:pPr>
            <w:r>
              <w:rPr>
                <w:szCs w:val="22"/>
              </w:rPr>
              <w:t>Enter nickname or email</w:t>
            </w:r>
          </w:p>
          <w:p w:rsidR="00D33E05" w:rsidRDefault="00D33E05" w:rsidP="00D33E05">
            <w:pPr>
              <w:pStyle w:val="ListParagraph"/>
              <w:numPr>
                <w:ilvl w:val="0"/>
                <w:numId w:val="11"/>
              </w:numPr>
              <w:spacing w:line="240" w:lineRule="auto"/>
              <w:rPr>
                <w:szCs w:val="22"/>
              </w:rPr>
            </w:pPr>
            <w:r>
              <w:rPr>
                <w:szCs w:val="22"/>
              </w:rPr>
              <w:t xml:space="preserve">Click </w:t>
            </w:r>
            <w:r w:rsidR="002317F8">
              <w:t>submit</w:t>
            </w:r>
          </w:p>
          <w:p w:rsidR="00D33E05" w:rsidRDefault="00D33E05" w:rsidP="00D33E05">
            <w:pPr>
              <w:pStyle w:val="ListParagraph"/>
              <w:numPr>
                <w:ilvl w:val="0"/>
                <w:numId w:val="11"/>
              </w:numPr>
              <w:spacing w:line="240" w:lineRule="auto"/>
              <w:rPr>
                <w:szCs w:val="22"/>
              </w:rPr>
            </w:pPr>
            <w:r>
              <w:rPr>
                <w:szCs w:val="22"/>
              </w:rPr>
              <w:t>Go to email and click on the link in user’s email</w:t>
            </w:r>
          </w:p>
          <w:p w:rsidR="00D33E05" w:rsidRDefault="00D33E05" w:rsidP="00D33E05">
            <w:pPr>
              <w:pStyle w:val="ListParagraph"/>
              <w:numPr>
                <w:ilvl w:val="0"/>
                <w:numId w:val="11"/>
              </w:numPr>
              <w:spacing w:line="240" w:lineRule="auto"/>
              <w:rPr>
                <w:szCs w:val="22"/>
              </w:rPr>
            </w:pPr>
            <w:r>
              <w:rPr>
                <w:szCs w:val="22"/>
              </w:rPr>
              <w:t>Enter new password and confirm new password textbox</w:t>
            </w:r>
          </w:p>
          <w:p w:rsidR="00D33E05" w:rsidRPr="00D33E05" w:rsidRDefault="00D33E05" w:rsidP="00D33E05">
            <w:pPr>
              <w:pStyle w:val="ListParagraph"/>
              <w:numPr>
                <w:ilvl w:val="0"/>
                <w:numId w:val="11"/>
              </w:numPr>
              <w:spacing w:line="240" w:lineRule="auto"/>
              <w:rPr>
                <w:szCs w:val="22"/>
              </w:rPr>
            </w:pPr>
            <w:r>
              <w:rPr>
                <w:szCs w:val="22"/>
              </w:rPr>
              <w:t xml:space="preserve">Click </w:t>
            </w:r>
            <w:r w:rsidR="002317F8">
              <w:t>submit</w:t>
            </w:r>
          </w:p>
          <w:p w:rsidR="00D33E05" w:rsidRPr="00BE0A27" w:rsidRDefault="00D33E05" w:rsidP="00941BD7">
            <w:pPr>
              <w:spacing w:line="240" w:lineRule="auto"/>
              <w:ind w:left="360"/>
              <w:rPr>
                <w:szCs w:val="22"/>
              </w:rPr>
            </w:pP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Post conditions:</w:t>
            </w:r>
          </w:p>
        </w:tc>
        <w:tc>
          <w:tcPr>
            <w:tcW w:w="8260" w:type="dxa"/>
            <w:gridSpan w:val="3"/>
            <w:tcBorders>
              <w:bottom w:val="single" w:sz="6" w:space="0" w:color="auto"/>
            </w:tcBorders>
          </w:tcPr>
          <w:p w:rsidR="00D33E05" w:rsidRPr="00D33E05" w:rsidRDefault="00D33E05" w:rsidP="00D33E05">
            <w:pPr>
              <w:pStyle w:val="ListParagraph"/>
              <w:numPr>
                <w:ilvl w:val="0"/>
                <w:numId w:val="15"/>
              </w:numPr>
              <w:rPr>
                <w:szCs w:val="22"/>
              </w:rPr>
            </w:pPr>
            <w:r w:rsidRPr="00D33E05">
              <w:rPr>
                <w:szCs w:val="22"/>
              </w:rPr>
              <w:t>validate token email</w:t>
            </w:r>
          </w:p>
          <w:p w:rsidR="00D33E05" w:rsidRDefault="00D33E05" w:rsidP="00D33E05">
            <w:pPr>
              <w:pStyle w:val="ListParagraph"/>
              <w:numPr>
                <w:ilvl w:val="0"/>
                <w:numId w:val="15"/>
              </w:numPr>
              <w:rPr>
                <w:szCs w:val="22"/>
              </w:rPr>
            </w:pPr>
            <w:r>
              <w:rPr>
                <w:szCs w:val="22"/>
              </w:rPr>
              <w:t>validate data password</w:t>
            </w:r>
          </w:p>
          <w:p w:rsidR="00D33E05" w:rsidRDefault="00D33E05" w:rsidP="00D33E05">
            <w:pPr>
              <w:pStyle w:val="ListParagraph"/>
              <w:numPr>
                <w:ilvl w:val="0"/>
                <w:numId w:val="15"/>
              </w:numPr>
              <w:rPr>
                <w:szCs w:val="22"/>
              </w:rPr>
            </w:pPr>
            <w:r>
              <w:rPr>
                <w:szCs w:val="22"/>
              </w:rPr>
              <w:t>display change password success or fail</w:t>
            </w:r>
          </w:p>
          <w:p w:rsidR="00D33E05" w:rsidRPr="00D33E05" w:rsidRDefault="00D33E05" w:rsidP="00D33E05">
            <w:pPr>
              <w:pStyle w:val="ListParagraph"/>
              <w:numPr>
                <w:ilvl w:val="0"/>
                <w:numId w:val="15"/>
              </w:numPr>
              <w:rPr>
                <w:szCs w:val="22"/>
              </w:rPr>
            </w:pPr>
            <w:r>
              <w:rPr>
                <w:szCs w:val="22"/>
              </w:rPr>
              <w:t>forward to homepage</w:t>
            </w:r>
          </w:p>
          <w:p w:rsidR="00941BD7" w:rsidRPr="00D33E05" w:rsidRDefault="00941BD7" w:rsidP="00D33E05">
            <w:pPr>
              <w:rPr>
                <w:szCs w:val="22"/>
              </w:rPr>
            </w:pPr>
          </w:p>
        </w:tc>
      </w:tr>
      <w:tr w:rsidR="00941BD7" w:rsidRPr="00DA4AC1" w:rsidTr="00941BD7">
        <w:trPr>
          <w:trHeight w:val="1423"/>
        </w:trPr>
        <w:tc>
          <w:tcPr>
            <w:tcW w:w="1921" w:type="dxa"/>
          </w:tcPr>
          <w:p w:rsidR="00941BD7" w:rsidRPr="00DA4AC1" w:rsidRDefault="00941BD7" w:rsidP="00941BD7">
            <w:pPr>
              <w:jc w:val="right"/>
              <w:rPr>
                <w:szCs w:val="22"/>
              </w:rPr>
            </w:pPr>
            <w:r w:rsidRPr="00DA4AC1">
              <w:rPr>
                <w:szCs w:val="22"/>
              </w:rPr>
              <w:t>Normal Flow:</w:t>
            </w:r>
          </w:p>
        </w:tc>
        <w:tc>
          <w:tcPr>
            <w:tcW w:w="8260" w:type="dxa"/>
            <w:gridSpan w:val="3"/>
            <w:tcBorders>
              <w:top w:val="single" w:sz="6" w:space="0" w:color="auto"/>
              <w:bottom w:val="single" w:sz="4" w:space="0" w:color="auto"/>
            </w:tcBorders>
          </w:tcPr>
          <w:tbl>
            <w:tblPr>
              <w:tblStyle w:val="TableGrid"/>
              <w:tblW w:w="7998" w:type="dxa"/>
              <w:tblInd w:w="9" w:type="dxa"/>
              <w:tblLayout w:type="fixed"/>
              <w:tblLook w:val="04A0" w:firstRow="1" w:lastRow="0" w:firstColumn="1" w:lastColumn="0" w:noHBand="0" w:noVBand="1"/>
            </w:tblPr>
            <w:tblGrid>
              <w:gridCol w:w="999"/>
              <w:gridCol w:w="3164"/>
              <w:gridCol w:w="3835"/>
            </w:tblGrid>
            <w:tr w:rsidR="00941BD7" w:rsidTr="00941BD7">
              <w:trPr>
                <w:trHeight w:val="339"/>
              </w:trPr>
              <w:tc>
                <w:tcPr>
                  <w:tcW w:w="999" w:type="dxa"/>
                </w:tcPr>
                <w:p w:rsidR="00941BD7" w:rsidRDefault="00941BD7" w:rsidP="00941BD7">
                  <w:r>
                    <w:t>Step</w:t>
                  </w:r>
                </w:p>
              </w:tc>
              <w:tc>
                <w:tcPr>
                  <w:tcW w:w="3164" w:type="dxa"/>
                </w:tcPr>
                <w:p w:rsidR="00941BD7" w:rsidRDefault="00941BD7" w:rsidP="00941BD7">
                  <w:r>
                    <w:t>Actor</w:t>
                  </w:r>
                </w:p>
              </w:tc>
              <w:tc>
                <w:tcPr>
                  <w:tcW w:w="3835" w:type="dxa"/>
                </w:tcPr>
                <w:p w:rsidR="00941BD7" w:rsidRDefault="00941BD7" w:rsidP="00941BD7">
                  <w:r>
                    <w:t>Action</w:t>
                  </w:r>
                </w:p>
              </w:tc>
            </w:tr>
            <w:tr w:rsidR="00941BD7" w:rsidTr="00941BD7">
              <w:trPr>
                <w:trHeight w:val="339"/>
              </w:trPr>
              <w:tc>
                <w:tcPr>
                  <w:tcW w:w="999" w:type="dxa"/>
                </w:tcPr>
                <w:p w:rsidR="00941BD7" w:rsidRDefault="00941BD7" w:rsidP="00941BD7">
                  <w:r>
                    <w:t>1</w:t>
                  </w:r>
                </w:p>
              </w:tc>
              <w:tc>
                <w:tcPr>
                  <w:tcW w:w="3164" w:type="dxa"/>
                </w:tcPr>
                <w:p w:rsidR="00941BD7" w:rsidRDefault="00941BD7" w:rsidP="00941BD7">
                  <w:r>
                    <w:t>Guest</w:t>
                  </w:r>
                </w:p>
              </w:tc>
              <w:tc>
                <w:tcPr>
                  <w:tcW w:w="3835" w:type="dxa"/>
                </w:tcPr>
                <w:p w:rsidR="00941BD7" w:rsidRDefault="00941BD7" w:rsidP="009F7BDD">
                  <w:r>
                    <w:t xml:space="preserve"> Click</w:t>
                  </w:r>
                  <w:r w:rsidR="000B6CDA">
                    <w:t xml:space="preserve"> on</w:t>
                  </w:r>
                  <w:r>
                    <w:t xml:space="preserve"> </w:t>
                  </w:r>
                  <w:r w:rsidR="002317F8">
                    <w:t>forgot password</w:t>
                  </w:r>
                  <w:r>
                    <w:t xml:space="preserve"> button from </w:t>
                  </w:r>
                  <w:r w:rsidR="009F7BDD">
                    <w:t>Login</w:t>
                  </w:r>
                  <w:r>
                    <w:t xml:space="preserve"> page</w:t>
                  </w:r>
                </w:p>
              </w:tc>
            </w:tr>
            <w:tr w:rsidR="00941BD7" w:rsidTr="00941BD7">
              <w:trPr>
                <w:trHeight w:val="339"/>
              </w:trPr>
              <w:tc>
                <w:tcPr>
                  <w:tcW w:w="999" w:type="dxa"/>
                </w:tcPr>
                <w:p w:rsidR="00941BD7" w:rsidRDefault="00941BD7" w:rsidP="00941BD7">
                  <w:r>
                    <w:t>2</w:t>
                  </w:r>
                </w:p>
              </w:tc>
              <w:tc>
                <w:tcPr>
                  <w:tcW w:w="3164" w:type="dxa"/>
                </w:tcPr>
                <w:p w:rsidR="00941BD7" w:rsidRDefault="00941BD7" w:rsidP="00941BD7">
                  <w:r>
                    <w:t>System</w:t>
                  </w:r>
                </w:p>
              </w:tc>
              <w:tc>
                <w:tcPr>
                  <w:tcW w:w="3835" w:type="dxa"/>
                </w:tcPr>
                <w:p w:rsidR="00941BD7" w:rsidRDefault="002317F8" w:rsidP="00941BD7">
                  <w:r>
                    <w:t>Show forgot password</w:t>
                  </w:r>
                  <w:r w:rsidR="00941BD7">
                    <w:t xml:space="preserve"> Form</w:t>
                  </w:r>
                </w:p>
              </w:tc>
            </w:tr>
            <w:tr w:rsidR="00941BD7" w:rsidTr="00941BD7">
              <w:trPr>
                <w:trHeight w:val="339"/>
              </w:trPr>
              <w:tc>
                <w:tcPr>
                  <w:tcW w:w="999" w:type="dxa"/>
                </w:tcPr>
                <w:p w:rsidR="00941BD7" w:rsidRDefault="00941BD7" w:rsidP="00941BD7">
                  <w:r>
                    <w:t>3</w:t>
                  </w:r>
                </w:p>
              </w:tc>
              <w:tc>
                <w:tcPr>
                  <w:tcW w:w="3164" w:type="dxa"/>
                </w:tcPr>
                <w:p w:rsidR="00941BD7" w:rsidRDefault="00941BD7" w:rsidP="00941BD7">
                  <w:r>
                    <w:t>Guest</w:t>
                  </w:r>
                </w:p>
              </w:tc>
              <w:tc>
                <w:tcPr>
                  <w:tcW w:w="3835" w:type="dxa"/>
                </w:tcPr>
                <w:p w:rsidR="00941BD7" w:rsidRDefault="002317F8" w:rsidP="002317F8">
                  <w:r>
                    <w:t xml:space="preserve">Fill username or email and then </w:t>
                  </w:r>
                  <w:r w:rsidR="00941BD7">
                    <w:t>Click</w:t>
                  </w:r>
                  <w:r w:rsidR="000B6CDA">
                    <w:t xml:space="preserve"> on</w:t>
                  </w:r>
                  <w:r>
                    <w:t xml:space="preserve"> submit </w:t>
                  </w:r>
                  <w:r w:rsidR="00941BD7">
                    <w:t>button</w:t>
                  </w:r>
                </w:p>
              </w:tc>
            </w:tr>
            <w:tr w:rsidR="00941BD7" w:rsidTr="00941BD7">
              <w:trPr>
                <w:trHeight w:val="339"/>
              </w:trPr>
              <w:tc>
                <w:tcPr>
                  <w:tcW w:w="999" w:type="dxa"/>
                </w:tcPr>
                <w:p w:rsidR="00941BD7" w:rsidRDefault="00941BD7" w:rsidP="00941BD7">
                  <w:r>
                    <w:t>4</w:t>
                  </w:r>
                </w:p>
              </w:tc>
              <w:tc>
                <w:tcPr>
                  <w:tcW w:w="3164" w:type="dxa"/>
                </w:tcPr>
                <w:p w:rsidR="00941BD7" w:rsidRDefault="00941BD7" w:rsidP="00941BD7">
                  <w:r>
                    <w:t>System</w:t>
                  </w:r>
                </w:p>
              </w:tc>
              <w:tc>
                <w:tcPr>
                  <w:tcW w:w="3835" w:type="dxa"/>
                </w:tcPr>
                <w:p w:rsidR="00941BD7" w:rsidRPr="00BE0A27" w:rsidRDefault="002317F8" w:rsidP="002317F8">
                  <w:r>
                    <w:t>Send link change password to user’s email</w:t>
                  </w:r>
                </w:p>
              </w:tc>
            </w:tr>
            <w:tr w:rsidR="00941BD7" w:rsidTr="00941BD7">
              <w:trPr>
                <w:trHeight w:val="339"/>
              </w:trPr>
              <w:tc>
                <w:tcPr>
                  <w:tcW w:w="999" w:type="dxa"/>
                </w:tcPr>
                <w:p w:rsidR="00941BD7" w:rsidRDefault="00941BD7" w:rsidP="00941BD7">
                  <w:r>
                    <w:t>5</w:t>
                  </w:r>
                </w:p>
              </w:tc>
              <w:tc>
                <w:tcPr>
                  <w:tcW w:w="3164" w:type="dxa"/>
                </w:tcPr>
                <w:p w:rsidR="00941BD7" w:rsidRDefault="002317F8" w:rsidP="00941BD7">
                  <w:r>
                    <w:t>User</w:t>
                  </w:r>
                </w:p>
              </w:tc>
              <w:tc>
                <w:tcPr>
                  <w:tcW w:w="3835" w:type="dxa"/>
                </w:tcPr>
                <w:p w:rsidR="00941BD7" w:rsidRDefault="00941BD7" w:rsidP="00941BD7">
                  <w:r>
                    <w:t>Click</w:t>
                  </w:r>
                  <w:r w:rsidR="000B6CDA">
                    <w:t xml:space="preserve"> on</w:t>
                  </w:r>
                  <w:r w:rsidR="002317F8">
                    <w:t xml:space="preserve"> the link and enter new password and confirm new password after that click submit button</w:t>
                  </w:r>
                </w:p>
              </w:tc>
            </w:tr>
            <w:tr w:rsidR="00941BD7" w:rsidTr="00941BD7">
              <w:trPr>
                <w:trHeight w:val="339"/>
              </w:trPr>
              <w:tc>
                <w:tcPr>
                  <w:tcW w:w="999" w:type="dxa"/>
                </w:tcPr>
                <w:p w:rsidR="00941BD7" w:rsidRDefault="00941BD7" w:rsidP="00941BD7">
                  <w:r>
                    <w:t>6</w:t>
                  </w:r>
                </w:p>
              </w:tc>
              <w:tc>
                <w:tcPr>
                  <w:tcW w:w="3164" w:type="dxa"/>
                </w:tcPr>
                <w:p w:rsidR="00941BD7" w:rsidRDefault="00941BD7" w:rsidP="00941BD7">
                  <w:r>
                    <w:t>System</w:t>
                  </w:r>
                </w:p>
              </w:tc>
              <w:tc>
                <w:tcPr>
                  <w:tcW w:w="3835" w:type="dxa"/>
                </w:tcPr>
                <w:p w:rsidR="00941BD7" w:rsidRPr="00941BD7" w:rsidRDefault="002317F8" w:rsidP="00D33E05">
                  <w:r>
                    <w:t>Validate data if right change password for user else display wrong info</w:t>
                  </w:r>
                </w:p>
              </w:tc>
            </w:tr>
          </w:tbl>
          <w:p w:rsidR="00941BD7" w:rsidRPr="00DA4AC1" w:rsidRDefault="00941BD7" w:rsidP="00941BD7">
            <w:pPr>
              <w:ind w:left="360"/>
              <w:rPr>
                <w:szCs w:val="22"/>
              </w:rPr>
            </w:pP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Alternative Flows:</w:t>
            </w:r>
          </w:p>
        </w:tc>
        <w:tc>
          <w:tcPr>
            <w:tcW w:w="8260" w:type="dxa"/>
            <w:gridSpan w:val="3"/>
            <w:tcBorders>
              <w:top w:val="single" w:sz="4" w:space="0" w:color="auto"/>
            </w:tcBorders>
          </w:tcPr>
          <w:p w:rsidR="00941BD7" w:rsidRPr="00DA4AC1" w:rsidRDefault="00941BD7" w:rsidP="002317F8">
            <w:pPr>
              <w:rPr>
                <w:szCs w:val="22"/>
              </w:rPr>
            </w:pPr>
            <w:r>
              <w:rPr>
                <w:szCs w:val="22"/>
              </w:rPr>
              <w:t>At step 5 if guest</w:t>
            </w:r>
            <w:r w:rsidR="002317F8">
              <w:rPr>
                <w:szCs w:val="22"/>
              </w:rPr>
              <w:t xml:space="preserve"> does not input anything to textbox</w:t>
            </w:r>
            <w:r>
              <w:rPr>
                <w:szCs w:val="22"/>
              </w:rPr>
              <w:t>, the system will display “</w:t>
            </w:r>
            <w:r w:rsidR="002317F8">
              <w:rPr>
                <w:szCs w:val="22"/>
              </w:rPr>
              <w:t>don’t be Empty</w:t>
            </w:r>
            <w:r>
              <w:rPr>
                <w:szCs w:val="22"/>
              </w:rPr>
              <w:t>”</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Exceptions:</w:t>
            </w:r>
          </w:p>
        </w:tc>
        <w:tc>
          <w:tcPr>
            <w:tcW w:w="8260" w:type="dxa"/>
            <w:gridSpan w:val="3"/>
          </w:tcPr>
          <w:p w:rsidR="00941BD7" w:rsidRPr="002317F8" w:rsidRDefault="00941BD7" w:rsidP="002317F8">
            <w:pPr>
              <w:pStyle w:val="ListParagraph"/>
              <w:numPr>
                <w:ilvl w:val="0"/>
                <w:numId w:val="14"/>
              </w:numPr>
              <w:ind w:left="685" w:hanging="270"/>
              <w:rPr>
                <w:szCs w:val="22"/>
              </w:rPr>
            </w:pPr>
            <w:r>
              <w:rPr>
                <w:szCs w:val="22"/>
              </w:rPr>
              <w:t>Can’t connect with server</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Priority:</w:t>
            </w:r>
          </w:p>
        </w:tc>
        <w:tc>
          <w:tcPr>
            <w:tcW w:w="8260" w:type="dxa"/>
            <w:gridSpan w:val="3"/>
          </w:tcPr>
          <w:p w:rsidR="00941BD7" w:rsidRPr="00DA4AC1" w:rsidRDefault="00941BD7" w:rsidP="00941BD7">
            <w:pPr>
              <w:rPr>
                <w:szCs w:val="22"/>
              </w:rPr>
            </w:pPr>
            <w:r>
              <w:rPr>
                <w:szCs w:val="22"/>
              </w:rPr>
              <w:t xml:space="preserve">Medium </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Frequency of Use:</w:t>
            </w:r>
          </w:p>
        </w:tc>
        <w:tc>
          <w:tcPr>
            <w:tcW w:w="8260" w:type="dxa"/>
            <w:gridSpan w:val="3"/>
          </w:tcPr>
          <w:p w:rsidR="00941BD7" w:rsidRPr="00DA4AC1" w:rsidRDefault="002317F8" w:rsidP="002317F8">
            <w:pPr>
              <w:rPr>
                <w:szCs w:val="22"/>
              </w:rPr>
            </w:pPr>
            <w:r>
              <w:rPr>
                <w:szCs w:val="22"/>
              </w:rPr>
              <w:t>When user</w:t>
            </w:r>
            <w:r w:rsidR="00941BD7">
              <w:rPr>
                <w:szCs w:val="22"/>
              </w:rPr>
              <w:t xml:space="preserve"> want to </w:t>
            </w:r>
            <w:r>
              <w:rPr>
                <w:szCs w:val="22"/>
              </w:rPr>
              <w:t>reset password</w:t>
            </w:r>
          </w:p>
        </w:tc>
      </w:tr>
      <w:tr w:rsidR="00941BD7" w:rsidRPr="00DA4AC1" w:rsidTr="00941BD7">
        <w:trPr>
          <w:trHeight w:val="317"/>
        </w:trPr>
        <w:tc>
          <w:tcPr>
            <w:tcW w:w="1921" w:type="dxa"/>
          </w:tcPr>
          <w:p w:rsidR="00941BD7" w:rsidRPr="00DA4AC1" w:rsidRDefault="00941BD7" w:rsidP="00941BD7">
            <w:pPr>
              <w:jc w:val="right"/>
              <w:rPr>
                <w:szCs w:val="22"/>
              </w:rPr>
            </w:pPr>
            <w:r w:rsidRPr="00DA4AC1">
              <w:rPr>
                <w:szCs w:val="22"/>
              </w:rPr>
              <w:t>Business Rules:</w:t>
            </w:r>
          </w:p>
        </w:tc>
        <w:tc>
          <w:tcPr>
            <w:tcW w:w="8260" w:type="dxa"/>
            <w:gridSpan w:val="3"/>
          </w:tcPr>
          <w:p w:rsidR="00941BD7" w:rsidRPr="00DA4AC1" w:rsidRDefault="00941BD7" w:rsidP="00941BD7">
            <w:pPr>
              <w:rPr>
                <w:szCs w:val="22"/>
              </w:rPr>
            </w:pPr>
            <w:r>
              <w:rPr>
                <w:szCs w:val="22"/>
              </w:rPr>
              <w:t>N/A</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lastRenderedPageBreak/>
              <w:t>Other Information:</w:t>
            </w:r>
          </w:p>
        </w:tc>
        <w:tc>
          <w:tcPr>
            <w:tcW w:w="8260" w:type="dxa"/>
            <w:gridSpan w:val="3"/>
          </w:tcPr>
          <w:p w:rsidR="00941BD7" w:rsidRPr="00DA4AC1" w:rsidRDefault="00941BD7" w:rsidP="00941BD7">
            <w:pPr>
              <w:rPr>
                <w:szCs w:val="22"/>
              </w:rPr>
            </w:pPr>
            <w:r>
              <w:rPr>
                <w:szCs w:val="22"/>
              </w:rPr>
              <w:t>N/A</w:t>
            </w:r>
          </w:p>
        </w:tc>
      </w:tr>
      <w:tr w:rsidR="00941BD7" w:rsidRPr="00DA4AC1" w:rsidTr="00941BD7">
        <w:trPr>
          <w:trHeight w:val="339"/>
        </w:trPr>
        <w:tc>
          <w:tcPr>
            <w:tcW w:w="1921" w:type="dxa"/>
          </w:tcPr>
          <w:p w:rsidR="00941BD7" w:rsidRPr="00DA4AC1" w:rsidRDefault="00941BD7" w:rsidP="00941BD7">
            <w:pPr>
              <w:jc w:val="right"/>
              <w:rPr>
                <w:szCs w:val="22"/>
              </w:rPr>
            </w:pPr>
            <w:r w:rsidRPr="00DA4AC1">
              <w:rPr>
                <w:szCs w:val="22"/>
              </w:rPr>
              <w:t>Assumptions:</w:t>
            </w:r>
          </w:p>
        </w:tc>
        <w:tc>
          <w:tcPr>
            <w:tcW w:w="8260" w:type="dxa"/>
            <w:gridSpan w:val="3"/>
          </w:tcPr>
          <w:p w:rsidR="00941BD7" w:rsidRPr="00DA4AC1" w:rsidRDefault="00941BD7" w:rsidP="00941BD7">
            <w:pPr>
              <w:rPr>
                <w:szCs w:val="22"/>
              </w:rPr>
            </w:pPr>
            <w:r>
              <w:rPr>
                <w:szCs w:val="22"/>
              </w:rPr>
              <w:t>N/A</w:t>
            </w:r>
          </w:p>
        </w:tc>
      </w:tr>
    </w:tbl>
    <w:p w:rsidR="00C051ED" w:rsidRDefault="00C051ED" w:rsidP="00C051ED">
      <w:pPr>
        <w:pStyle w:val="Heading2"/>
      </w:pPr>
      <w:r>
        <w:t>Search Product</w:t>
      </w:r>
    </w:p>
    <w:p w:rsidR="002A5E51" w:rsidRPr="002A5E51" w:rsidRDefault="00CA27C7" w:rsidP="002A5E51">
      <w:pPr>
        <w:pStyle w:val="Title"/>
      </w:pPr>
      <w:r>
        <w:pict>
          <v:shape id="_x0000_i1038" type="#_x0000_t75" style="width:482.05pt;height:190.75pt">
            <v:imagedata r:id="rId28" o:title="searchP"/>
          </v:shape>
        </w:pict>
      </w:r>
    </w:p>
    <w:p w:rsidR="00C051ED" w:rsidRDefault="00C051ED" w:rsidP="00A4735A">
      <w:pPr>
        <w:pStyle w:val="Heading3"/>
      </w:pPr>
      <w:r w:rsidRPr="005F23D7">
        <w:tab/>
      </w:r>
      <w:r>
        <w:t>Screen Design</w:t>
      </w:r>
    </w:p>
    <w:p w:rsidR="00A4735A" w:rsidRDefault="00CA27C7" w:rsidP="00A4735A">
      <w:pPr>
        <w:pStyle w:val="Title"/>
      </w:pPr>
      <w:r>
        <w:pict>
          <v:shape id="_x0000_i1039" type="#_x0000_t75" style="width:486.25pt;height:156.15pt">
            <v:imagedata r:id="rId29" o:title="search"/>
          </v:shape>
        </w:pict>
      </w:r>
    </w:p>
    <w:p w:rsidR="0054599A" w:rsidRPr="00A4735A" w:rsidRDefault="00CA27C7" w:rsidP="00A4735A">
      <w:pPr>
        <w:pStyle w:val="Title"/>
      </w:pPr>
      <w:r>
        <w:lastRenderedPageBreak/>
        <w:pict>
          <v:shape id="_x0000_i1040" type="#_x0000_t75" style="width:481.55pt;height:327.25pt">
            <v:imagedata r:id="rId30" o:title="search-2"/>
          </v:shape>
        </w:pict>
      </w:r>
    </w:p>
    <w:p w:rsidR="00C051ED" w:rsidRDefault="00C051ED" w:rsidP="00C051ED">
      <w:pPr>
        <w:pStyle w:val="Heading3"/>
      </w:pPr>
      <w:r w:rsidRPr="005F23D7">
        <w:tab/>
      </w:r>
      <w:r>
        <w:t xml:space="preserve">Screen </w:t>
      </w:r>
      <w:del w:id="42" w:author="PC" w:date="2019-03-16T23:02:00Z">
        <w:r w:rsidDel="00FB659F">
          <w:delText>Denfinition</w:delText>
        </w:r>
      </w:del>
      <w:ins w:id="43" w:author="PC" w:date="2019-03-16T23:02:00Z">
        <w:r w:rsidR="00FB659F">
          <w:t>Definition</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756"/>
        <w:gridCol w:w="1137"/>
        <w:gridCol w:w="1537"/>
        <w:gridCol w:w="1357"/>
        <w:gridCol w:w="2407"/>
      </w:tblGrid>
      <w:tr w:rsidR="00C051ED" w:rsidRPr="00A87523" w:rsidTr="005A6070">
        <w:tc>
          <w:tcPr>
            <w:tcW w:w="670" w:type="dxa"/>
          </w:tcPr>
          <w:p w:rsidR="00C051ED" w:rsidRPr="00A87523" w:rsidRDefault="00C051ED" w:rsidP="005A6070">
            <w:pPr>
              <w:rPr>
                <w:b/>
              </w:rPr>
            </w:pPr>
            <w:r>
              <w:rPr>
                <w:b/>
              </w:rPr>
              <w:t>STT</w:t>
            </w:r>
          </w:p>
        </w:tc>
        <w:tc>
          <w:tcPr>
            <w:tcW w:w="2756" w:type="dxa"/>
          </w:tcPr>
          <w:p w:rsidR="00C051ED" w:rsidRPr="00A87523" w:rsidRDefault="00C051ED" w:rsidP="005A6070">
            <w:pPr>
              <w:rPr>
                <w:b/>
              </w:rPr>
            </w:pPr>
            <w:r w:rsidRPr="00A87523">
              <w:rPr>
                <w:b/>
              </w:rPr>
              <w:t>Field Name</w:t>
            </w:r>
          </w:p>
        </w:tc>
        <w:tc>
          <w:tcPr>
            <w:tcW w:w="1137" w:type="dxa"/>
          </w:tcPr>
          <w:p w:rsidR="00C051ED" w:rsidRPr="00A87523" w:rsidRDefault="00C051ED" w:rsidP="005A6070">
            <w:pPr>
              <w:rPr>
                <w:b/>
              </w:rPr>
            </w:pPr>
            <w:r w:rsidRPr="00A87523">
              <w:rPr>
                <w:b/>
              </w:rPr>
              <w:t>Type</w:t>
            </w:r>
          </w:p>
        </w:tc>
        <w:tc>
          <w:tcPr>
            <w:tcW w:w="1537" w:type="dxa"/>
          </w:tcPr>
          <w:p w:rsidR="00C051ED" w:rsidRPr="00A87523" w:rsidRDefault="00C051ED" w:rsidP="005A6070">
            <w:pPr>
              <w:rPr>
                <w:b/>
              </w:rPr>
            </w:pPr>
            <w:r w:rsidRPr="00A87523">
              <w:rPr>
                <w:b/>
              </w:rPr>
              <w:t>Mandatory</w:t>
            </w:r>
          </w:p>
        </w:tc>
        <w:tc>
          <w:tcPr>
            <w:tcW w:w="1357" w:type="dxa"/>
          </w:tcPr>
          <w:p w:rsidR="00C051ED" w:rsidRPr="00A87523" w:rsidRDefault="00C051ED" w:rsidP="005A6070">
            <w:pPr>
              <w:rPr>
                <w:b/>
              </w:rPr>
            </w:pPr>
            <w:r w:rsidRPr="00A87523">
              <w:rPr>
                <w:b/>
              </w:rPr>
              <w:t>Max Length</w:t>
            </w:r>
          </w:p>
        </w:tc>
        <w:tc>
          <w:tcPr>
            <w:tcW w:w="2407" w:type="dxa"/>
          </w:tcPr>
          <w:p w:rsidR="00C051ED" w:rsidRPr="00A87523" w:rsidRDefault="00C051ED" w:rsidP="005A6070">
            <w:pPr>
              <w:rPr>
                <w:b/>
              </w:rPr>
            </w:pPr>
            <w:r w:rsidRPr="00A87523">
              <w:rPr>
                <w:b/>
              </w:rPr>
              <w:t>Description</w:t>
            </w:r>
          </w:p>
        </w:tc>
      </w:tr>
      <w:tr w:rsidR="00C051ED" w:rsidRPr="003E2079" w:rsidTr="005A6070">
        <w:tc>
          <w:tcPr>
            <w:tcW w:w="670" w:type="dxa"/>
          </w:tcPr>
          <w:p w:rsidR="00C051ED" w:rsidRPr="003E2079" w:rsidRDefault="00C051ED" w:rsidP="005A6070">
            <w:r w:rsidRPr="003E2079">
              <w:t>1</w:t>
            </w:r>
          </w:p>
        </w:tc>
        <w:tc>
          <w:tcPr>
            <w:tcW w:w="2756" w:type="dxa"/>
          </w:tcPr>
          <w:p w:rsidR="00C051ED" w:rsidRPr="003E2079" w:rsidRDefault="00496E95" w:rsidP="005A6070">
            <w:r>
              <w:t>Name</w:t>
            </w:r>
          </w:p>
        </w:tc>
        <w:tc>
          <w:tcPr>
            <w:tcW w:w="1137" w:type="dxa"/>
          </w:tcPr>
          <w:p w:rsidR="00C051ED" w:rsidRPr="003E2079" w:rsidRDefault="00C051ED" w:rsidP="005A6070">
            <w:r w:rsidRPr="003E2079">
              <w:t>Text</w:t>
            </w:r>
          </w:p>
        </w:tc>
        <w:tc>
          <w:tcPr>
            <w:tcW w:w="1537" w:type="dxa"/>
          </w:tcPr>
          <w:p w:rsidR="00C051ED" w:rsidRPr="003E2079" w:rsidRDefault="00C051ED" w:rsidP="005A6070">
            <w:r>
              <w:t>Yes</w:t>
            </w:r>
          </w:p>
        </w:tc>
        <w:tc>
          <w:tcPr>
            <w:tcW w:w="1357" w:type="dxa"/>
          </w:tcPr>
          <w:p w:rsidR="00C051ED" w:rsidRPr="003E2079" w:rsidRDefault="00496E95" w:rsidP="005A6070">
            <w:r>
              <w:t>50</w:t>
            </w:r>
          </w:p>
        </w:tc>
        <w:tc>
          <w:tcPr>
            <w:tcW w:w="2407" w:type="dxa"/>
          </w:tcPr>
          <w:p w:rsidR="00C051ED" w:rsidRPr="003E2079" w:rsidRDefault="00C051ED" w:rsidP="005A6070"/>
        </w:tc>
      </w:tr>
      <w:tr w:rsidR="00C051ED" w:rsidRPr="003E2079" w:rsidTr="005A6070">
        <w:tc>
          <w:tcPr>
            <w:tcW w:w="670" w:type="dxa"/>
          </w:tcPr>
          <w:p w:rsidR="00C051ED" w:rsidRPr="003E2079" w:rsidRDefault="00656215" w:rsidP="005A6070">
            <w:r>
              <w:t>2</w:t>
            </w:r>
          </w:p>
        </w:tc>
        <w:tc>
          <w:tcPr>
            <w:tcW w:w="2756" w:type="dxa"/>
          </w:tcPr>
          <w:p w:rsidR="00C051ED" w:rsidRPr="003E2079" w:rsidRDefault="00C051ED" w:rsidP="005A6070">
            <w:r>
              <w:t>submit</w:t>
            </w:r>
          </w:p>
        </w:tc>
        <w:tc>
          <w:tcPr>
            <w:tcW w:w="1137" w:type="dxa"/>
          </w:tcPr>
          <w:p w:rsidR="00C051ED" w:rsidRPr="003E2079" w:rsidRDefault="00C051ED" w:rsidP="005A6070">
            <w:r>
              <w:t>Button</w:t>
            </w:r>
          </w:p>
        </w:tc>
        <w:tc>
          <w:tcPr>
            <w:tcW w:w="1537" w:type="dxa"/>
          </w:tcPr>
          <w:p w:rsidR="00C051ED" w:rsidRPr="003E2079" w:rsidRDefault="00C051ED" w:rsidP="005A6070"/>
        </w:tc>
        <w:tc>
          <w:tcPr>
            <w:tcW w:w="1357" w:type="dxa"/>
          </w:tcPr>
          <w:p w:rsidR="00C051ED" w:rsidRPr="003E2079" w:rsidRDefault="00C051ED" w:rsidP="005A6070"/>
        </w:tc>
        <w:tc>
          <w:tcPr>
            <w:tcW w:w="2407" w:type="dxa"/>
          </w:tcPr>
          <w:p w:rsidR="00C051ED" w:rsidRPr="003E2079" w:rsidRDefault="00C051ED" w:rsidP="005A6070">
            <w:r>
              <w:t>submit</w:t>
            </w:r>
            <w:r>
              <w:rPr>
                <w:szCs w:val="22"/>
              </w:rPr>
              <w:t xml:space="preserve"> </w:t>
            </w:r>
            <w:r>
              <w:t>data to server</w:t>
            </w:r>
          </w:p>
        </w:tc>
      </w:tr>
    </w:tbl>
    <w:p w:rsidR="00C051ED" w:rsidRPr="00D33E05" w:rsidRDefault="00C051ED" w:rsidP="00C051ED"/>
    <w:p w:rsidR="00C051ED" w:rsidRDefault="00C051ED" w:rsidP="00C051ED">
      <w:pPr>
        <w:pStyle w:val="Heading3"/>
      </w:pPr>
      <w:r>
        <w:t>Use case Specification</w:t>
      </w:r>
    </w:p>
    <w:tbl>
      <w:tblPr>
        <w:tblW w:w="101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21"/>
        <w:gridCol w:w="2237"/>
        <w:gridCol w:w="1738"/>
        <w:gridCol w:w="4285"/>
      </w:tblGrid>
      <w:tr w:rsidR="00C051ED" w:rsidRPr="00DA4AC1" w:rsidTr="005A6070">
        <w:trPr>
          <w:trHeight w:val="740"/>
        </w:trPr>
        <w:tc>
          <w:tcPr>
            <w:tcW w:w="1921" w:type="dxa"/>
          </w:tcPr>
          <w:p w:rsidR="00C051ED" w:rsidRPr="00DA4AC1" w:rsidRDefault="00C051ED" w:rsidP="005A6070">
            <w:pPr>
              <w:jc w:val="right"/>
              <w:rPr>
                <w:szCs w:val="22"/>
              </w:rPr>
            </w:pPr>
            <w:r w:rsidRPr="00DA4AC1">
              <w:rPr>
                <w:szCs w:val="22"/>
              </w:rPr>
              <w:t>UC ID and Name:</w:t>
            </w:r>
          </w:p>
        </w:tc>
        <w:tc>
          <w:tcPr>
            <w:tcW w:w="8260" w:type="dxa"/>
            <w:gridSpan w:val="3"/>
          </w:tcPr>
          <w:p w:rsidR="00C051ED" w:rsidRPr="00DA4AC1" w:rsidRDefault="00CE499F" w:rsidP="005A6070">
            <w:pPr>
              <w:rPr>
                <w:szCs w:val="22"/>
              </w:rPr>
            </w:pPr>
            <w:r>
              <w:rPr>
                <w:rFonts w:ascii="Helvetica" w:hAnsi="Helvetica" w:cs="Helvetica"/>
                <w:color w:val="337AB7"/>
                <w:sz w:val="20"/>
                <w:lang w:eastAsia="ja-JP"/>
              </w:rPr>
              <w:t>UC06_Search Product</w:t>
            </w:r>
          </w:p>
        </w:tc>
      </w:tr>
      <w:tr w:rsidR="00C051ED" w:rsidRPr="00DA4AC1" w:rsidTr="00CE499F">
        <w:trPr>
          <w:trHeight w:val="339"/>
        </w:trPr>
        <w:tc>
          <w:tcPr>
            <w:tcW w:w="1921" w:type="dxa"/>
          </w:tcPr>
          <w:p w:rsidR="00C051ED" w:rsidRPr="00DA4AC1" w:rsidRDefault="00C051ED" w:rsidP="005A6070">
            <w:pPr>
              <w:jc w:val="right"/>
              <w:rPr>
                <w:szCs w:val="22"/>
              </w:rPr>
            </w:pPr>
            <w:r w:rsidRPr="00DA4AC1">
              <w:rPr>
                <w:szCs w:val="22"/>
              </w:rPr>
              <w:t>Created By:</w:t>
            </w:r>
          </w:p>
        </w:tc>
        <w:tc>
          <w:tcPr>
            <w:tcW w:w="2237" w:type="dxa"/>
          </w:tcPr>
          <w:p w:rsidR="00C051ED" w:rsidRPr="00DA4AC1" w:rsidRDefault="00C051ED" w:rsidP="005A6070">
            <w:pPr>
              <w:rPr>
                <w:szCs w:val="22"/>
              </w:rPr>
            </w:pPr>
            <w:r>
              <w:rPr>
                <w:szCs w:val="22"/>
              </w:rPr>
              <w:t>Thienndse05883</w:t>
            </w:r>
          </w:p>
        </w:tc>
        <w:tc>
          <w:tcPr>
            <w:tcW w:w="1738" w:type="dxa"/>
          </w:tcPr>
          <w:p w:rsidR="00C051ED" w:rsidRPr="00DA4AC1" w:rsidRDefault="00C051ED" w:rsidP="005A6070">
            <w:pPr>
              <w:jc w:val="right"/>
              <w:rPr>
                <w:szCs w:val="22"/>
              </w:rPr>
            </w:pPr>
            <w:r w:rsidRPr="00DA4AC1">
              <w:rPr>
                <w:szCs w:val="22"/>
              </w:rPr>
              <w:t>Date Created:</w:t>
            </w:r>
          </w:p>
        </w:tc>
        <w:tc>
          <w:tcPr>
            <w:tcW w:w="4285" w:type="dxa"/>
          </w:tcPr>
          <w:p w:rsidR="00C051ED" w:rsidRPr="00DA4AC1" w:rsidRDefault="00C051ED" w:rsidP="005A6070">
            <w:pPr>
              <w:rPr>
                <w:szCs w:val="22"/>
              </w:rPr>
            </w:pPr>
            <w:r>
              <w:rPr>
                <w:szCs w:val="22"/>
              </w:rPr>
              <w:t>21/01/2019</w:t>
            </w:r>
          </w:p>
        </w:tc>
      </w:tr>
      <w:tr w:rsidR="00C051ED" w:rsidRPr="00DA4AC1" w:rsidTr="00CE499F">
        <w:trPr>
          <w:trHeight w:val="339"/>
        </w:trPr>
        <w:tc>
          <w:tcPr>
            <w:tcW w:w="1921" w:type="dxa"/>
          </w:tcPr>
          <w:p w:rsidR="00C051ED" w:rsidRPr="00DA4AC1" w:rsidRDefault="00C051ED" w:rsidP="005A6070">
            <w:pPr>
              <w:jc w:val="right"/>
              <w:rPr>
                <w:szCs w:val="22"/>
              </w:rPr>
            </w:pPr>
            <w:r w:rsidRPr="00DA4AC1">
              <w:rPr>
                <w:szCs w:val="22"/>
              </w:rPr>
              <w:t>Primary Actor:</w:t>
            </w:r>
          </w:p>
        </w:tc>
        <w:tc>
          <w:tcPr>
            <w:tcW w:w="2237" w:type="dxa"/>
          </w:tcPr>
          <w:p w:rsidR="00C051ED" w:rsidRPr="00DA4AC1" w:rsidRDefault="00C051ED" w:rsidP="005A6070">
            <w:pPr>
              <w:rPr>
                <w:szCs w:val="22"/>
              </w:rPr>
            </w:pPr>
            <w:r>
              <w:rPr>
                <w:szCs w:val="22"/>
              </w:rPr>
              <w:t>Guest</w:t>
            </w:r>
            <w:r w:rsidR="005A6070">
              <w:rPr>
                <w:szCs w:val="22"/>
              </w:rPr>
              <w:t>,</w:t>
            </w:r>
            <w:ins w:id="44" w:author="PC" w:date="2019-03-16T23:02:00Z">
              <w:r w:rsidR="00FB659F">
                <w:rPr>
                  <w:szCs w:val="22"/>
                </w:rPr>
                <w:t xml:space="preserve"> </w:t>
              </w:r>
            </w:ins>
            <w:r w:rsidR="005A6070">
              <w:rPr>
                <w:szCs w:val="22"/>
              </w:rPr>
              <w:t>User,</w:t>
            </w:r>
            <w:ins w:id="45" w:author="PC" w:date="2019-03-16T23:02:00Z">
              <w:r w:rsidR="00FB659F">
                <w:rPr>
                  <w:szCs w:val="22"/>
                </w:rPr>
                <w:t xml:space="preserve"> </w:t>
              </w:r>
            </w:ins>
            <w:r w:rsidR="005A6070">
              <w:rPr>
                <w:szCs w:val="22"/>
              </w:rPr>
              <w:t>Manager</w:t>
            </w:r>
          </w:p>
        </w:tc>
        <w:tc>
          <w:tcPr>
            <w:tcW w:w="1738" w:type="dxa"/>
          </w:tcPr>
          <w:p w:rsidR="00C051ED" w:rsidRPr="00DA4AC1" w:rsidRDefault="00C051ED" w:rsidP="005A6070">
            <w:pPr>
              <w:jc w:val="right"/>
              <w:rPr>
                <w:szCs w:val="22"/>
              </w:rPr>
            </w:pPr>
            <w:r w:rsidRPr="00DA4AC1">
              <w:rPr>
                <w:szCs w:val="22"/>
              </w:rPr>
              <w:t>Secondary Actors:</w:t>
            </w:r>
          </w:p>
        </w:tc>
        <w:tc>
          <w:tcPr>
            <w:tcW w:w="4285" w:type="dxa"/>
          </w:tcPr>
          <w:p w:rsidR="00C051ED" w:rsidRPr="00DA4AC1" w:rsidRDefault="005A6070" w:rsidP="005A6070">
            <w:pPr>
              <w:rPr>
                <w:szCs w:val="22"/>
              </w:rPr>
            </w:pPr>
            <w:r>
              <w:rPr>
                <w:szCs w:val="22"/>
              </w:rPr>
              <w:t>Guest,</w:t>
            </w:r>
            <w:ins w:id="46" w:author="PC" w:date="2019-03-16T23:02:00Z">
              <w:r w:rsidR="00FB659F">
                <w:rPr>
                  <w:szCs w:val="22"/>
                </w:rPr>
                <w:t xml:space="preserve"> </w:t>
              </w:r>
            </w:ins>
            <w:r>
              <w:rPr>
                <w:szCs w:val="22"/>
              </w:rPr>
              <w:t>User,</w:t>
            </w:r>
            <w:ins w:id="47" w:author="PC" w:date="2019-03-16T23:02:00Z">
              <w:r w:rsidR="00FB659F">
                <w:rPr>
                  <w:szCs w:val="22"/>
                </w:rPr>
                <w:t xml:space="preserve"> </w:t>
              </w:r>
            </w:ins>
            <w:r>
              <w:rPr>
                <w:szCs w:val="22"/>
              </w:rPr>
              <w:t>Manager</w:t>
            </w:r>
          </w:p>
        </w:tc>
      </w:tr>
      <w:tr w:rsidR="00C051ED" w:rsidRPr="00BA6EAF" w:rsidTr="005A6070">
        <w:trPr>
          <w:trHeight w:val="397"/>
        </w:trPr>
        <w:tc>
          <w:tcPr>
            <w:tcW w:w="1921" w:type="dxa"/>
          </w:tcPr>
          <w:p w:rsidR="00C051ED" w:rsidRPr="00DA4AC1" w:rsidRDefault="00C051ED" w:rsidP="005A6070">
            <w:pPr>
              <w:jc w:val="right"/>
              <w:rPr>
                <w:szCs w:val="22"/>
              </w:rPr>
            </w:pPr>
            <w:r w:rsidRPr="00DA4AC1">
              <w:rPr>
                <w:szCs w:val="22"/>
              </w:rPr>
              <w:t>Trigger:</w:t>
            </w:r>
          </w:p>
        </w:tc>
        <w:tc>
          <w:tcPr>
            <w:tcW w:w="8260" w:type="dxa"/>
            <w:gridSpan w:val="3"/>
          </w:tcPr>
          <w:p w:rsidR="00C051ED" w:rsidRPr="00BA6EAF" w:rsidRDefault="005A6070" w:rsidP="005A6070">
            <w:pPr>
              <w:shd w:val="clear" w:color="auto" w:fill="FFFFFF"/>
              <w:spacing w:before="100" w:beforeAutospacing="1" w:after="75"/>
              <w:rPr>
                <w:rFonts w:ascii="Helvetica" w:hAnsi="Helvetica" w:cs="Helvetica"/>
                <w:color w:val="333333"/>
                <w:sz w:val="20"/>
                <w:lang w:eastAsia="ja-JP"/>
              </w:rPr>
            </w:pPr>
            <w:r>
              <w:rPr>
                <w:szCs w:val="22"/>
              </w:rPr>
              <w:t>Guest,</w:t>
            </w:r>
            <w:ins w:id="48" w:author="PC" w:date="2019-03-16T23:02:00Z">
              <w:r w:rsidR="00FB659F">
                <w:rPr>
                  <w:szCs w:val="22"/>
                </w:rPr>
                <w:t xml:space="preserve"> </w:t>
              </w:r>
            </w:ins>
            <w:r>
              <w:rPr>
                <w:szCs w:val="22"/>
              </w:rPr>
              <w:t>User,</w:t>
            </w:r>
            <w:ins w:id="49" w:author="PC" w:date="2019-03-16T23:02:00Z">
              <w:r w:rsidR="00FB659F">
                <w:rPr>
                  <w:szCs w:val="22"/>
                </w:rPr>
                <w:t xml:space="preserve"> </w:t>
              </w:r>
            </w:ins>
            <w:r>
              <w:rPr>
                <w:szCs w:val="22"/>
              </w:rPr>
              <w:t>Manager</w:t>
            </w:r>
            <w:r>
              <w:rPr>
                <w:rFonts w:ascii="Helvetica" w:hAnsi="Helvetica" w:cs="Helvetica"/>
                <w:color w:val="333333"/>
                <w:sz w:val="20"/>
                <w:lang w:eastAsia="ja-JP"/>
              </w:rPr>
              <w:t xml:space="preserve"> </w:t>
            </w:r>
            <w:r w:rsidR="00C051ED">
              <w:rPr>
                <w:rFonts w:ascii="Helvetica" w:hAnsi="Helvetica" w:cs="Helvetica"/>
                <w:color w:val="333333"/>
                <w:sz w:val="20"/>
                <w:lang w:eastAsia="ja-JP"/>
              </w:rPr>
              <w:t xml:space="preserve">click </w:t>
            </w:r>
            <w:r w:rsidR="00C051ED">
              <w:rPr>
                <w:szCs w:val="22"/>
              </w:rPr>
              <w:t>on</w:t>
            </w:r>
            <w:r w:rsidR="00C051ED">
              <w:rPr>
                <w:rFonts w:ascii="Helvetica" w:hAnsi="Helvetica" w:cs="Helvetica"/>
                <w:color w:val="333333"/>
                <w:sz w:val="20"/>
                <w:lang w:eastAsia="ja-JP"/>
              </w:rPr>
              <w:t xml:space="preserve"> </w:t>
            </w:r>
            <w:r>
              <w:t>search</w:t>
            </w:r>
            <w:r w:rsidR="00C051ED">
              <w:rPr>
                <w:szCs w:val="22"/>
              </w:rPr>
              <w:t xml:space="preserve"> </w:t>
            </w:r>
            <w:r w:rsidR="00C051ED">
              <w:rPr>
                <w:rFonts w:ascii="Helvetica" w:hAnsi="Helvetica" w:cs="Helvetica"/>
                <w:color w:val="333333"/>
                <w:sz w:val="20"/>
                <w:lang w:eastAsia="ja-JP"/>
              </w:rPr>
              <w:t>button</w:t>
            </w:r>
          </w:p>
        </w:tc>
      </w:tr>
      <w:tr w:rsidR="00C051ED" w:rsidRPr="00DA4AC1" w:rsidTr="005A6070">
        <w:trPr>
          <w:trHeight w:val="779"/>
        </w:trPr>
        <w:tc>
          <w:tcPr>
            <w:tcW w:w="1921" w:type="dxa"/>
          </w:tcPr>
          <w:p w:rsidR="00C051ED" w:rsidRPr="00DA4AC1" w:rsidRDefault="00C051ED" w:rsidP="005A6070">
            <w:pPr>
              <w:jc w:val="right"/>
              <w:rPr>
                <w:szCs w:val="22"/>
              </w:rPr>
            </w:pPr>
            <w:r w:rsidRPr="00DA4AC1">
              <w:rPr>
                <w:szCs w:val="22"/>
              </w:rPr>
              <w:t>Description:</w:t>
            </w:r>
          </w:p>
        </w:tc>
        <w:tc>
          <w:tcPr>
            <w:tcW w:w="8260" w:type="dxa"/>
            <w:gridSpan w:val="3"/>
          </w:tcPr>
          <w:p w:rsidR="00C051ED" w:rsidRPr="00BA6EAF" w:rsidRDefault="00C051ED" w:rsidP="005A6070">
            <w:pPr>
              <w:shd w:val="clear" w:color="auto" w:fill="FFFFFF"/>
              <w:spacing w:before="100" w:beforeAutospacing="1" w:after="75"/>
              <w:rPr>
                <w:rFonts w:ascii="Helvetica" w:hAnsi="Helvetica" w:cs="Helvetica"/>
                <w:color w:val="333333"/>
                <w:sz w:val="20"/>
                <w:lang w:eastAsia="ja-JP"/>
              </w:rPr>
            </w:pPr>
            <w:r>
              <w:rPr>
                <w:szCs w:val="22"/>
              </w:rPr>
              <w:t xml:space="preserve">From home pages, </w:t>
            </w:r>
            <w:r w:rsidR="005A6070">
              <w:rPr>
                <w:szCs w:val="22"/>
              </w:rPr>
              <w:t>Guest,</w:t>
            </w:r>
            <w:ins w:id="50" w:author="PC" w:date="2019-03-16T23:02:00Z">
              <w:r w:rsidR="00FB659F">
                <w:rPr>
                  <w:szCs w:val="22"/>
                </w:rPr>
                <w:t xml:space="preserve"> </w:t>
              </w:r>
            </w:ins>
            <w:r w:rsidR="005A6070">
              <w:rPr>
                <w:szCs w:val="22"/>
              </w:rPr>
              <w:t>User,</w:t>
            </w:r>
            <w:ins w:id="51" w:author="PC" w:date="2019-03-16T23:02:00Z">
              <w:r w:rsidR="00FB659F">
                <w:rPr>
                  <w:szCs w:val="22"/>
                </w:rPr>
                <w:t xml:space="preserve"> </w:t>
              </w:r>
            </w:ins>
            <w:r w:rsidR="005A6070">
              <w:rPr>
                <w:szCs w:val="22"/>
              </w:rPr>
              <w:t xml:space="preserve">Manager </w:t>
            </w:r>
            <w:r>
              <w:rPr>
                <w:szCs w:val="22"/>
              </w:rPr>
              <w:t xml:space="preserve">click on </w:t>
            </w:r>
            <w:r w:rsidR="005A6070">
              <w:rPr>
                <w:szCs w:val="22"/>
              </w:rPr>
              <w:t>search textbox and input name of product want to find, and then click on search button</w:t>
            </w:r>
          </w:p>
        </w:tc>
      </w:tr>
      <w:tr w:rsidR="00C051ED" w:rsidRPr="00DA4AC1" w:rsidTr="005A6070">
        <w:trPr>
          <w:trHeight w:val="1342"/>
        </w:trPr>
        <w:tc>
          <w:tcPr>
            <w:tcW w:w="1921" w:type="dxa"/>
          </w:tcPr>
          <w:p w:rsidR="00C051ED" w:rsidRPr="00DA4AC1" w:rsidRDefault="00C051ED" w:rsidP="005A6070">
            <w:pPr>
              <w:jc w:val="right"/>
              <w:rPr>
                <w:szCs w:val="22"/>
              </w:rPr>
            </w:pPr>
            <w:r w:rsidRPr="00DA4AC1">
              <w:rPr>
                <w:szCs w:val="22"/>
              </w:rPr>
              <w:lastRenderedPageBreak/>
              <w:t>Preconditions:</w:t>
            </w:r>
          </w:p>
        </w:tc>
        <w:tc>
          <w:tcPr>
            <w:tcW w:w="8260" w:type="dxa"/>
            <w:gridSpan w:val="3"/>
          </w:tcPr>
          <w:p w:rsidR="00C051ED" w:rsidRPr="005A6070" w:rsidRDefault="005A6070" w:rsidP="005A6070">
            <w:pPr>
              <w:spacing w:line="240" w:lineRule="auto"/>
              <w:ind w:left="326" w:hanging="214"/>
              <w:rPr>
                <w:szCs w:val="22"/>
              </w:rPr>
            </w:pPr>
            <w:r>
              <w:rPr>
                <w:szCs w:val="22"/>
              </w:rPr>
              <w:t xml:space="preserve">1 </w:t>
            </w:r>
            <w:r w:rsidRPr="005A6070">
              <w:rPr>
                <w:szCs w:val="22"/>
              </w:rPr>
              <w:t>Guest,</w:t>
            </w:r>
            <w:ins w:id="52" w:author="PC" w:date="2019-03-16T23:02:00Z">
              <w:r w:rsidR="00FB659F">
                <w:rPr>
                  <w:szCs w:val="22"/>
                </w:rPr>
                <w:t xml:space="preserve"> </w:t>
              </w:r>
            </w:ins>
            <w:r w:rsidRPr="005A6070">
              <w:rPr>
                <w:szCs w:val="22"/>
              </w:rPr>
              <w:t>User,</w:t>
            </w:r>
            <w:ins w:id="53" w:author="PC" w:date="2019-03-16T23:02:00Z">
              <w:r w:rsidR="00FB659F">
                <w:rPr>
                  <w:szCs w:val="22"/>
                </w:rPr>
                <w:t xml:space="preserve"> </w:t>
              </w:r>
            </w:ins>
            <w:r w:rsidRPr="005A6070">
              <w:rPr>
                <w:szCs w:val="22"/>
              </w:rPr>
              <w:t xml:space="preserve">Manager </w:t>
            </w:r>
            <w:r w:rsidR="00C051ED" w:rsidRPr="005A6070">
              <w:rPr>
                <w:szCs w:val="22"/>
              </w:rPr>
              <w:t>go to Home Page</w:t>
            </w:r>
          </w:p>
          <w:p w:rsidR="00C051ED" w:rsidRPr="00D33E05" w:rsidRDefault="005A6070" w:rsidP="005A6070">
            <w:pPr>
              <w:pStyle w:val="ListParagraph"/>
              <w:spacing w:line="240" w:lineRule="auto"/>
              <w:ind w:left="326" w:hanging="214"/>
              <w:rPr>
                <w:szCs w:val="22"/>
              </w:rPr>
            </w:pPr>
            <w:r>
              <w:rPr>
                <w:szCs w:val="22"/>
              </w:rPr>
              <w:t>2 Enter name product in search textbox</w:t>
            </w:r>
          </w:p>
          <w:p w:rsidR="00C051ED" w:rsidRPr="005A6070" w:rsidRDefault="005A6070" w:rsidP="005A6070">
            <w:pPr>
              <w:pStyle w:val="ListParagraph"/>
              <w:spacing w:line="240" w:lineRule="auto"/>
              <w:ind w:left="326" w:hanging="214"/>
              <w:rPr>
                <w:szCs w:val="22"/>
              </w:rPr>
            </w:pPr>
            <w:r>
              <w:rPr>
                <w:szCs w:val="22"/>
              </w:rPr>
              <w:t>3 Click on search button</w:t>
            </w:r>
          </w:p>
        </w:tc>
      </w:tr>
      <w:tr w:rsidR="00C051ED" w:rsidRPr="00DA4AC1" w:rsidTr="005A6070">
        <w:trPr>
          <w:trHeight w:val="339"/>
        </w:trPr>
        <w:tc>
          <w:tcPr>
            <w:tcW w:w="1921" w:type="dxa"/>
          </w:tcPr>
          <w:p w:rsidR="00C051ED" w:rsidRPr="00DA4AC1" w:rsidRDefault="00C051ED" w:rsidP="005A6070">
            <w:pPr>
              <w:jc w:val="right"/>
              <w:rPr>
                <w:szCs w:val="22"/>
              </w:rPr>
            </w:pPr>
            <w:r w:rsidRPr="00DA4AC1">
              <w:rPr>
                <w:szCs w:val="22"/>
              </w:rPr>
              <w:t>Post conditions:</w:t>
            </w:r>
          </w:p>
        </w:tc>
        <w:tc>
          <w:tcPr>
            <w:tcW w:w="8260" w:type="dxa"/>
            <w:gridSpan w:val="3"/>
            <w:tcBorders>
              <w:bottom w:val="single" w:sz="6" w:space="0" w:color="auto"/>
            </w:tcBorders>
          </w:tcPr>
          <w:p w:rsidR="00C051ED" w:rsidRPr="005A6070" w:rsidRDefault="00531AD8" w:rsidP="005A6070">
            <w:pPr>
              <w:rPr>
                <w:szCs w:val="22"/>
              </w:rPr>
            </w:pPr>
            <w:r>
              <w:rPr>
                <w:szCs w:val="22"/>
              </w:rPr>
              <w:t>N/a</w:t>
            </w:r>
          </w:p>
        </w:tc>
      </w:tr>
      <w:tr w:rsidR="00C051ED" w:rsidRPr="00DA4AC1" w:rsidTr="005A6070">
        <w:trPr>
          <w:trHeight w:val="1423"/>
        </w:trPr>
        <w:tc>
          <w:tcPr>
            <w:tcW w:w="1921" w:type="dxa"/>
          </w:tcPr>
          <w:p w:rsidR="00C051ED" w:rsidRPr="00DA4AC1" w:rsidRDefault="00C051ED" w:rsidP="005A6070">
            <w:pPr>
              <w:jc w:val="right"/>
              <w:rPr>
                <w:szCs w:val="22"/>
              </w:rPr>
            </w:pPr>
            <w:r w:rsidRPr="00DA4AC1">
              <w:rPr>
                <w:szCs w:val="22"/>
              </w:rPr>
              <w:t>Normal Flow:</w:t>
            </w:r>
          </w:p>
        </w:tc>
        <w:tc>
          <w:tcPr>
            <w:tcW w:w="8260" w:type="dxa"/>
            <w:gridSpan w:val="3"/>
            <w:tcBorders>
              <w:top w:val="single" w:sz="6" w:space="0" w:color="auto"/>
              <w:bottom w:val="single" w:sz="4" w:space="0" w:color="auto"/>
            </w:tcBorders>
          </w:tcPr>
          <w:tbl>
            <w:tblPr>
              <w:tblStyle w:val="TableGrid"/>
              <w:tblW w:w="7998" w:type="dxa"/>
              <w:tblInd w:w="9" w:type="dxa"/>
              <w:tblLayout w:type="fixed"/>
              <w:tblLook w:val="04A0" w:firstRow="1" w:lastRow="0" w:firstColumn="1" w:lastColumn="0" w:noHBand="0" w:noVBand="1"/>
            </w:tblPr>
            <w:tblGrid>
              <w:gridCol w:w="999"/>
              <w:gridCol w:w="3164"/>
              <w:gridCol w:w="3835"/>
            </w:tblGrid>
            <w:tr w:rsidR="00C051ED" w:rsidTr="005A6070">
              <w:trPr>
                <w:trHeight w:val="339"/>
              </w:trPr>
              <w:tc>
                <w:tcPr>
                  <w:tcW w:w="999" w:type="dxa"/>
                </w:tcPr>
                <w:p w:rsidR="00C051ED" w:rsidRDefault="00C051ED" w:rsidP="005A6070">
                  <w:r>
                    <w:t>Step</w:t>
                  </w:r>
                </w:p>
              </w:tc>
              <w:tc>
                <w:tcPr>
                  <w:tcW w:w="3164" w:type="dxa"/>
                </w:tcPr>
                <w:p w:rsidR="00C051ED" w:rsidRDefault="00C051ED" w:rsidP="005A6070">
                  <w:r>
                    <w:t>Actor</w:t>
                  </w:r>
                </w:p>
              </w:tc>
              <w:tc>
                <w:tcPr>
                  <w:tcW w:w="3835" w:type="dxa"/>
                </w:tcPr>
                <w:p w:rsidR="00C051ED" w:rsidRDefault="00C051ED" w:rsidP="005A6070">
                  <w:r>
                    <w:t>Action</w:t>
                  </w:r>
                </w:p>
              </w:tc>
            </w:tr>
            <w:tr w:rsidR="00C051ED" w:rsidTr="005A6070">
              <w:trPr>
                <w:trHeight w:val="339"/>
              </w:trPr>
              <w:tc>
                <w:tcPr>
                  <w:tcW w:w="999" w:type="dxa"/>
                </w:tcPr>
                <w:p w:rsidR="00C051ED" w:rsidRDefault="00C051ED" w:rsidP="005A6070">
                  <w:r>
                    <w:t>1</w:t>
                  </w:r>
                </w:p>
              </w:tc>
              <w:tc>
                <w:tcPr>
                  <w:tcW w:w="3164" w:type="dxa"/>
                </w:tcPr>
                <w:p w:rsidR="00C051ED" w:rsidRDefault="005A6070" w:rsidP="005A6070">
                  <w:r>
                    <w:t>Guest,</w:t>
                  </w:r>
                  <w:ins w:id="54" w:author="PC" w:date="2019-03-16T23:02:00Z">
                    <w:r w:rsidR="00FB659F">
                      <w:t xml:space="preserve"> </w:t>
                    </w:r>
                  </w:ins>
                  <w:r>
                    <w:t>User,</w:t>
                  </w:r>
                  <w:ins w:id="55" w:author="PC" w:date="2019-03-16T23:02:00Z">
                    <w:r w:rsidR="00FB659F">
                      <w:t xml:space="preserve"> </w:t>
                    </w:r>
                  </w:ins>
                  <w:r>
                    <w:t>Manager</w:t>
                  </w:r>
                </w:p>
              </w:tc>
              <w:tc>
                <w:tcPr>
                  <w:tcW w:w="3835" w:type="dxa"/>
                </w:tcPr>
                <w:p w:rsidR="00C051ED" w:rsidRDefault="00C051ED" w:rsidP="005A6070">
                  <w:r>
                    <w:t xml:space="preserve"> </w:t>
                  </w:r>
                  <w:r w:rsidR="005A6070">
                    <w:t>Enter name product in search textbox and click on search button</w:t>
                  </w:r>
                </w:p>
              </w:tc>
            </w:tr>
            <w:tr w:rsidR="00C051ED" w:rsidTr="005A6070">
              <w:trPr>
                <w:trHeight w:val="339"/>
              </w:trPr>
              <w:tc>
                <w:tcPr>
                  <w:tcW w:w="999" w:type="dxa"/>
                </w:tcPr>
                <w:p w:rsidR="00C051ED" w:rsidRDefault="00C051ED" w:rsidP="005A6070">
                  <w:r>
                    <w:t>2</w:t>
                  </w:r>
                </w:p>
              </w:tc>
              <w:tc>
                <w:tcPr>
                  <w:tcW w:w="3164" w:type="dxa"/>
                </w:tcPr>
                <w:p w:rsidR="00C051ED" w:rsidRDefault="00C051ED" w:rsidP="005A6070">
                  <w:r>
                    <w:t>System</w:t>
                  </w:r>
                </w:p>
              </w:tc>
              <w:tc>
                <w:tcPr>
                  <w:tcW w:w="3835" w:type="dxa"/>
                </w:tcPr>
                <w:p w:rsidR="00C051ED" w:rsidRDefault="00C051ED" w:rsidP="005A6070">
                  <w:r>
                    <w:t xml:space="preserve">Show </w:t>
                  </w:r>
                  <w:r w:rsidR="005A6070">
                    <w:t xml:space="preserve">result </w:t>
                  </w:r>
                </w:p>
              </w:tc>
            </w:tr>
          </w:tbl>
          <w:p w:rsidR="00C051ED" w:rsidRPr="00DA4AC1" w:rsidRDefault="00C051ED" w:rsidP="005A6070">
            <w:pPr>
              <w:ind w:left="360"/>
              <w:rPr>
                <w:szCs w:val="22"/>
              </w:rPr>
            </w:pPr>
          </w:p>
        </w:tc>
      </w:tr>
      <w:tr w:rsidR="00C051ED" w:rsidRPr="00DA4AC1" w:rsidTr="005A6070">
        <w:trPr>
          <w:trHeight w:val="339"/>
        </w:trPr>
        <w:tc>
          <w:tcPr>
            <w:tcW w:w="1921" w:type="dxa"/>
          </w:tcPr>
          <w:p w:rsidR="00C051ED" w:rsidRPr="00DA4AC1" w:rsidRDefault="00C051ED" w:rsidP="005A6070">
            <w:pPr>
              <w:jc w:val="right"/>
              <w:rPr>
                <w:szCs w:val="22"/>
              </w:rPr>
            </w:pPr>
            <w:r w:rsidRPr="00DA4AC1">
              <w:rPr>
                <w:szCs w:val="22"/>
              </w:rPr>
              <w:t>Alternative Flows:</w:t>
            </w:r>
          </w:p>
        </w:tc>
        <w:tc>
          <w:tcPr>
            <w:tcW w:w="8260" w:type="dxa"/>
            <w:gridSpan w:val="3"/>
            <w:tcBorders>
              <w:top w:val="single" w:sz="4" w:space="0" w:color="auto"/>
            </w:tcBorders>
          </w:tcPr>
          <w:p w:rsidR="00C051ED" w:rsidRPr="00DA4AC1" w:rsidRDefault="005A6070" w:rsidP="005A6070">
            <w:pPr>
              <w:rPr>
                <w:szCs w:val="22"/>
              </w:rPr>
            </w:pPr>
            <w:r>
              <w:rPr>
                <w:szCs w:val="22"/>
              </w:rPr>
              <w:t>At step 2</w:t>
            </w:r>
            <w:r w:rsidR="00C051ED">
              <w:rPr>
                <w:szCs w:val="22"/>
              </w:rPr>
              <w:t xml:space="preserve"> if</w:t>
            </w:r>
            <w:r>
              <w:rPr>
                <w:szCs w:val="22"/>
              </w:rPr>
              <w:t xml:space="preserve"> cant find any product</w:t>
            </w:r>
            <w:r w:rsidR="00C051ED">
              <w:rPr>
                <w:szCs w:val="22"/>
              </w:rPr>
              <w:t xml:space="preserve">, the system </w:t>
            </w:r>
            <w:r>
              <w:rPr>
                <w:szCs w:val="22"/>
              </w:rPr>
              <w:t>will display “Not found</w:t>
            </w:r>
            <w:r w:rsidR="00C051ED">
              <w:rPr>
                <w:szCs w:val="22"/>
              </w:rPr>
              <w:t>”</w:t>
            </w:r>
          </w:p>
        </w:tc>
      </w:tr>
      <w:tr w:rsidR="00C051ED" w:rsidRPr="00DA4AC1" w:rsidTr="005A6070">
        <w:trPr>
          <w:trHeight w:val="339"/>
        </w:trPr>
        <w:tc>
          <w:tcPr>
            <w:tcW w:w="1921" w:type="dxa"/>
          </w:tcPr>
          <w:p w:rsidR="00C051ED" w:rsidRPr="00DA4AC1" w:rsidRDefault="00C051ED" w:rsidP="005A6070">
            <w:pPr>
              <w:jc w:val="right"/>
              <w:rPr>
                <w:szCs w:val="22"/>
              </w:rPr>
            </w:pPr>
            <w:r w:rsidRPr="00DA4AC1">
              <w:rPr>
                <w:szCs w:val="22"/>
              </w:rPr>
              <w:t>Exceptions:</w:t>
            </w:r>
          </w:p>
        </w:tc>
        <w:tc>
          <w:tcPr>
            <w:tcW w:w="8260" w:type="dxa"/>
            <w:gridSpan w:val="3"/>
          </w:tcPr>
          <w:p w:rsidR="00C051ED" w:rsidRPr="005A6070" w:rsidRDefault="00C051ED" w:rsidP="005A6070">
            <w:pPr>
              <w:rPr>
                <w:szCs w:val="22"/>
              </w:rPr>
            </w:pPr>
            <w:r w:rsidRPr="005A6070">
              <w:rPr>
                <w:szCs w:val="22"/>
              </w:rPr>
              <w:t>Can’t connect with server</w:t>
            </w:r>
          </w:p>
        </w:tc>
      </w:tr>
      <w:tr w:rsidR="00C051ED" w:rsidRPr="00DA4AC1" w:rsidTr="005A6070">
        <w:trPr>
          <w:trHeight w:val="339"/>
        </w:trPr>
        <w:tc>
          <w:tcPr>
            <w:tcW w:w="1921" w:type="dxa"/>
          </w:tcPr>
          <w:p w:rsidR="00C051ED" w:rsidRPr="00DA4AC1" w:rsidRDefault="00C051ED" w:rsidP="005A6070">
            <w:pPr>
              <w:jc w:val="right"/>
              <w:rPr>
                <w:szCs w:val="22"/>
              </w:rPr>
            </w:pPr>
            <w:r w:rsidRPr="00DA4AC1">
              <w:rPr>
                <w:szCs w:val="22"/>
              </w:rPr>
              <w:t>Priority:</w:t>
            </w:r>
          </w:p>
        </w:tc>
        <w:tc>
          <w:tcPr>
            <w:tcW w:w="8260" w:type="dxa"/>
            <w:gridSpan w:val="3"/>
          </w:tcPr>
          <w:p w:rsidR="00C051ED" w:rsidRPr="00DA4AC1" w:rsidRDefault="00C051ED" w:rsidP="005A6070">
            <w:pPr>
              <w:rPr>
                <w:szCs w:val="22"/>
              </w:rPr>
            </w:pPr>
            <w:r>
              <w:rPr>
                <w:szCs w:val="22"/>
              </w:rPr>
              <w:t xml:space="preserve">Medium </w:t>
            </w:r>
          </w:p>
        </w:tc>
      </w:tr>
      <w:tr w:rsidR="00C051ED" w:rsidRPr="00DA4AC1" w:rsidTr="005A6070">
        <w:trPr>
          <w:trHeight w:val="339"/>
        </w:trPr>
        <w:tc>
          <w:tcPr>
            <w:tcW w:w="1921" w:type="dxa"/>
          </w:tcPr>
          <w:p w:rsidR="00C051ED" w:rsidRPr="00DA4AC1" w:rsidRDefault="00C051ED" w:rsidP="005A6070">
            <w:pPr>
              <w:jc w:val="right"/>
              <w:rPr>
                <w:szCs w:val="22"/>
              </w:rPr>
            </w:pPr>
            <w:r w:rsidRPr="00DA4AC1">
              <w:rPr>
                <w:szCs w:val="22"/>
              </w:rPr>
              <w:t>Frequency of Use:</w:t>
            </w:r>
          </w:p>
        </w:tc>
        <w:tc>
          <w:tcPr>
            <w:tcW w:w="8260" w:type="dxa"/>
            <w:gridSpan w:val="3"/>
          </w:tcPr>
          <w:p w:rsidR="00C051ED" w:rsidRPr="00DA4AC1" w:rsidRDefault="005A6070" w:rsidP="005A6070">
            <w:pPr>
              <w:rPr>
                <w:szCs w:val="22"/>
              </w:rPr>
            </w:pPr>
            <w:r>
              <w:rPr>
                <w:szCs w:val="22"/>
              </w:rPr>
              <w:t>When user want to find a product</w:t>
            </w:r>
          </w:p>
        </w:tc>
      </w:tr>
      <w:tr w:rsidR="00C051ED" w:rsidRPr="00DA4AC1" w:rsidTr="005A6070">
        <w:trPr>
          <w:trHeight w:val="317"/>
        </w:trPr>
        <w:tc>
          <w:tcPr>
            <w:tcW w:w="1921" w:type="dxa"/>
          </w:tcPr>
          <w:p w:rsidR="00C051ED" w:rsidRPr="00DA4AC1" w:rsidRDefault="00C051ED" w:rsidP="005A6070">
            <w:pPr>
              <w:jc w:val="right"/>
              <w:rPr>
                <w:szCs w:val="22"/>
              </w:rPr>
            </w:pPr>
            <w:r w:rsidRPr="00DA4AC1">
              <w:rPr>
                <w:szCs w:val="22"/>
              </w:rPr>
              <w:t>Business Rules:</w:t>
            </w:r>
          </w:p>
        </w:tc>
        <w:tc>
          <w:tcPr>
            <w:tcW w:w="8260" w:type="dxa"/>
            <w:gridSpan w:val="3"/>
          </w:tcPr>
          <w:p w:rsidR="00C051ED" w:rsidRPr="00DA4AC1" w:rsidRDefault="00C051ED" w:rsidP="005A6070">
            <w:pPr>
              <w:rPr>
                <w:szCs w:val="22"/>
              </w:rPr>
            </w:pPr>
            <w:r>
              <w:rPr>
                <w:szCs w:val="22"/>
              </w:rPr>
              <w:t>N/A</w:t>
            </w:r>
          </w:p>
        </w:tc>
      </w:tr>
      <w:tr w:rsidR="00C051ED" w:rsidRPr="00DA4AC1" w:rsidTr="005A6070">
        <w:trPr>
          <w:trHeight w:val="339"/>
        </w:trPr>
        <w:tc>
          <w:tcPr>
            <w:tcW w:w="1921" w:type="dxa"/>
          </w:tcPr>
          <w:p w:rsidR="00C051ED" w:rsidRPr="00DA4AC1" w:rsidRDefault="00C051ED" w:rsidP="005A6070">
            <w:pPr>
              <w:jc w:val="right"/>
              <w:rPr>
                <w:szCs w:val="22"/>
              </w:rPr>
            </w:pPr>
            <w:r w:rsidRPr="00DA4AC1">
              <w:rPr>
                <w:szCs w:val="22"/>
              </w:rPr>
              <w:t>Other Information:</w:t>
            </w:r>
          </w:p>
        </w:tc>
        <w:tc>
          <w:tcPr>
            <w:tcW w:w="8260" w:type="dxa"/>
            <w:gridSpan w:val="3"/>
          </w:tcPr>
          <w:p w:rsidR="00C051ED" w:rsidRPr="00DA4AC1" w:rsidRDefault="00C051ED" w:rsidP="005A6070">
            <w:pPr>
              <w:rPr>
                <w:szCs w:val="22"/>
              </w:rPr>
            </w:pPr>
            <w:r>
              <w:rPr>
                <w:szCs w:val="22"/>
              </w:rPr>
              <w:t>N/A</w:t>
            </w:r>
          </w:p>
        </w:tc>
      </w:tr>
      <w:tr w:rsidR="00C051ED" w:rsidRPr="00DA4AC1" w:rsidTr="005A6070">
        <w:trPr>
          <w:trHeight w:val="339"/>
        </w:trPr>
        <w:tc>
          <w:tcPr>
            <w:tcW w:w="1921" w:type="dxa"/>
          </w:tcPr>
          <w:p w:rsidR="00C051ED" w:rsidRPr="00DA4AC1" w:rsidRDefault="00C051ED" w:rsidP="005A6070">
            <w:pPr>
              <w:jc w:val="right"/>
              <w:rPr>
                <w:szCs w:val="22"/>
              </w:rPr>
            </w:pPr>
            <w:r w:rsidRPr="00DA4AC1">
              <w:rPr>
                <w:szCs w:val="22"/>
              </w:rPr>
              <w:t>Assumptions:</w:t>
            </w:r>
          </w:p>
        </w:tc>
        <w:tc>
          <w:tcPr>
            <w:tcW w:w="8260" w:type="dxa"/>
            <w:gridSpan w:val="3"/>
          </w:tcPr>
          <w:p w:rsidR="00C051ED" w:rsidRPr="00DA4AC1" w:rsidRDefault="00C051ED" w:rsidP="005A6070">
            <w:pPr>
              <w:rPr>
                <w:szCs w:val="22"/>
              </w:rPr>
            </w:pPr>
            <w:r>
              <w:rPr>
                <w:szCs w:val="22"/>
              </w:rPr>
              <w:t>N/A</w:t>
            </w:r>
          </w:p>
        </w:tc>
      </w:tr>
    </w:tbl>
    <w:p w:rsidR="00CE499F" w:rsidRDefault="00CE499F" w:rsidP="00CE499F">
      <w:pPr>
        <w:pStyle w:val="Heading2"/>
      </w:pPr>
      <w:r>
        <w:t>Add to cart</w:t>
      </w:r>
    </w:p>
    <w:p w:rsidR="002A5E51" w:rsidRPr="002A5E51" w:rsidRDefault="00CA27C7" w:rsidP="002A5E51">
      <w:pPr>
        <w:pStyle w:val="Title"/>
      </w:pPr>
      <w:r>
        <w:pict>
          <v:shape id="_x0000_i1041" type="#_x0000_t75" style="width:467.55pt;height:227.7pt">
            <v:imagedata r:id="rId31" o:title="AddtoCartDG"/>
          </v:shape>
        </w:pict>
      </w:r>
    </w:p>
    <w:p w:rsidR="00CE499F" w:rsidRDefault="00CE499F" w:rsidP="00CE499F">
      <w:pPr>
        <w:pStyle w:val="Heading3"/>
      </w:pPr>
      <w:r w:rsidRPr="005F23D7">
        <w:tab/>
      </w:r>
      <w:r>
        <w:t>Screen Design</w:t>
      </w:r>
    </w:p>
    <w:p w:rsidR="0054599A" w:rsidRPr="0054599A" w:rsidRDefault="00CA27C7" w:rsidP="0054599A">
      <w:pPr>
        <w:pStyle w:val="Title"/>
      </w:pPr>
      <w:r>
        <w:lastRenderedPageBreak/>
        <w:pict>
          <v:shape id="_x0000_i1042" type="#_x0000_t75" style="width:481.55pt;height:340.85pt">
            <v:imagedata r:id="rId32" o:title="addtocart"/>
          </v:shape>
        </w:pict>
      </w:r>
    </w:p>
    <w:p w:rsidR="00CE499F" w:rsidRDefault="00CE499F" w:rsidP="00CE499F">
      <w:pPr>
        <w:pStyle w:val="Heading3"/>
      </w:pPr>
      <w:r w:rsidRPr="005F23D7">
        <w:tab/>
      </w:r>
      <w:r>
        <w:t xml:space="preserve">Screen </w:t>
      </w:r>
      <w:del w:id="56" w:author="PC" w:date="2019-03-16T23:02:00Z">
        <w:r w:rsidDel="00FB659F">
          <w:delText>Denfinition</w:delText>
        </w:r>
      </w:del>
      <w:ins w:id="57" w:author="PC" w:date="2019-03-16T23:02:00Z">
        <w:r w:rsidR="00FB659F">
          <w:t>Definition</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756"/>
        <w:gridCol w:w="1137"/>
        <w:gridCol w:w="1537"/>
        <w:gridCol w:w="1357"/>
        <w:gridCol w:w="2407"/>
      </w:tblGrid>
      <w:tr w:rsidR="00CE499F" w:rsidRPr="00A87523" w:rsidTr="002A5E51">
        <w:tc>
          <w:tcPr>
            <w:tcW w:w="670" w:type="dxa"/>
          </w:tcPr>
          <w:p w:rsidR="00CE499F" w:rsidRPr="00A87523" w:rsidRDefault="00CE499F" w:rsidP="002A5E51">
            <w:pPr>
              <w:rPr>
                <w:b/>
              </w:rPr>
            </w:pPr>
            <w:r>
              <w:rPr>
                <w:b/>
              </w:rPr>
              <w:t>STT</w:t>
            </w:r>
          </w:p>
        </w:tc>
        <w:tc>
          <w:tcPr>
            <w:tcW w:w="2756" w:type="dxa"/>
          </w:tcPr>
          <w:p w:rsidR="00CE499F" w:rsidRPr="00A87523" w:rsidRDefault="00CE499F" w:rsidP="002A5E51">
            <w:pPr>
              <w:rPr>
                <w:b/>
              </w:rPr>
            </w:pPr>
            <w:r w:rsidRPr="00A87523">
              <w:rPr>
                <w:b/>
              </w:rPr>
              <w:t>Field Name</w:t>
            </w:r>
          </w:p>
        </w:tc>
        <w:tc>
          <w:tcPr>
            <w:tcW w:w="1137" w:type="dxa"/>
          </w:tcPr>
          <w:p w:rsidR="00CE499F" w:rsidRPr="00A87523" w:rsidRDefault="00CE499F" w:rsidP="002A5E51">
            <w:pPr>
              <w:rPr>
                <w:b/>
              </w:rPr>
            </w:pPr>
            <w:r w:rsidRPr="00A87523">
              <w:rPr>
                <w:b/>
              </w:rPr>
              <w:t>Type</w:t>
            </w:r>
          </w:p>
        </w:tc>
        <w:tc>
          <w:tcPr>
            <w:tcW w:w="1537" w:type="dxa"/>
          </w:tcPr>
          <w:p w:rsidR="00CE499F" w:rsidRPr="00A87523" w:rsidRDefault="00CE499F" w:rsidP="002A5E51">
            <w:pPr>
              <w:rPr>
                <w:b/>
              </w:rPr>
            </w:pPr>
            <w:r w:rsidRPr="00A87523">
              <w:rPr>
                <w:b/>
              </w:rPr>
              <w:t>Mandatory</w:t>
            </w:r>
          </w:p>
        </w:tc>
        <w:tc>
          <w:tcPr>
            <w:tcW w:w="1357" w:type="dxa"/>
          </w:tcPr>
          <w:p w:rsidR="00CE499F" w:rsidRPr="00A87523" w:rsidRDefault="00CE499F" w:rsidP="002A5E51">
            <w:pPr>
              <w:rPr>
                <w:b/>
              </w:rPr>
            </w:pPr>
            <w:r w:rsidRPr="00A87523">
              <w:rPr>
                <w:b/>
              </w:rPr>
              <w:t>Max Length</w:t>
            </w:r>
          </w:p>
        </w:tc>
        <w:tc>
          <w:tcPr>
            <w:tcW w:w="2407" w:type="dxa"/>
          </w:tcPr>
          <w:p w:rsidR="00CE499F" w:rsidRPr="00A87523" w:rsidRDefault="00CE499F" w:rsidP="002A5E51">
            <w:pPr>
              <w:rPr>
                <w:b/>
              </w:rPr>
            </w:pPr>
            <w:r w:rsidRPr="00A87523">
              <w:rPr>
                <w:b/>
              </w:rPr>
              <w:t>Description</w:t>
            </w:r>
          </w:p>
        </w:tc>
      </w:tr>
      <w:tr w:rsidR="00CE499F" w:rsidRPr="003E2079" w:rsidTr="002A5E51">
        <w:tc>
          <w:tcPr>
            <w:tcW w:w="670" w:type="dxa"/>
          </w:tcPr>
          <w:p w:rsidR="00CE499F" w:rsidRPr="003E2079" w:rsidRDefault="00CE499F" w:rsidP="002A5E51">
            <w:r>
              <w:t>1</w:t>
            </w:r>
          </w:p>
        </w:tc>
        <w:tc>
          <w:tcPr>
            <w:tcW w:w="2756" w:type="dxa"/>
          </w:tcPr>
          <w:p w:rsidR="00CE499F" w:rsidRPr="003E2079" w:rsidRDefault="00CE499F" w:rsidP="002A5E51">
            <w:r>
              <w:t>Add to cart</w:t>
            </w:r>
          </w:p>
        </w:tc>
        <w:tc>
          <w:tcPr>
            <w:tcW w:w="1137" w:type="dxa"/>
          </w:tcPr>
          <w:p w:rsidR="00CE499F" w:rsidRPr="003E2079" w:rsidRDefault="00CE499F" w:rsidP="002A5E51">
            <w:r>
              <w:t>Button</w:t>
            </w:r>
          </w:p>
        </w:tc>
        <w:tc>
          <w:tcPr>
            <w:tcW w:w="1537" w:type="dxa"/>
          </w:tcPr>
          <w:p w:rsidR="00CE499F" w:rsidRPr="003E2079" w:rsidRDefault="00CE499F" w:rsidP="002A5E51"/>
        </w:tc>
        <w:tc>
          <w:tcPr>
            <w:tcW w:w="1357" w:type="dxa"/>
          </w:tcPr>
          <w:p w:rsidR="00CE499F" w:rsidRPr="003E2079" w:rsidRDefault="00CE499F" w:rsidP="002A5E51"/>
        </w:tc>
        <w:tc>
          <w:tcPr>
            <w:tcW w:w="2407" w:type="dxa"/>
          </w:tcPr>
          <w:p w:rsidR="00CE499F" w:rsidRPr="003E2079" w:rsidRDefault="00CE499F" w:rsidP="002A5E51">
            <w:r>
              <w:t>Add product to cart</w:t>
            </w:r>
          </w:p>
        </w:tc>
      </w:tr>
    </w:tbl>
    <w:p w:rsidR="00CE499F" w:rsidRPr="00D33E05" w:rsidRDefault="00CE499F" w:rsidP="00CE499F"/>
    <w:p w:rsidR="00CE499F" w:rsidRDefault="00CE499F" w:rsidP="00CE499F">
      <w:pPr>
        <w:pStyle w:val="Heading3"/>
      </w:pPr>
      <w:r>
        <w:t>Use case Specification</w:t>
      </w:r>
    </w:p>
    <w:tbl>
      <w:tblPr>
        <w:tblW w:w="101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21"/>
        <w:gridCol w:w="2237"/>
        <w:gridCol w:w="1738"/>
        <w:gridCol w:w="4285"/>
      </w:tblGrid>
      <w:tr w:rsidR="00CE499F" w:rsidRPr="00DA4AC1" w:rsidTr="002A5E51">
        <w:trPr>
          <w:trHeight w:val="740"/>
        </w:trPr>
        <w:tc>
          <w:tcPr>
            <w:tcW w:w="1921" w:type="dxa"/>
          </w:tcPr>
          <w:p w:rsidR="00CE499F" w:rsidRPr="00DA4AC1" w:rsidRDefault="00CE499F" w:rsidP="002A5E51">
            <w:pPr>
              <w:jc w:val="right"/>
              <w:rPr>
                <w:szCs w:val="22"/>
              </w:rPr>
            </w:pPr>
            <w:r w:rsidRPr="00DA4AC1">
              <w:rPr>
                <w:szCs w:val="22"/>
              </w:rPr>
              <w:t>UC ID and Name:</w:t>
            </w:r>
          </w:p>
        </w:tc>
        <w:tc>
          <w:tcPr>
            <w:tcW w:w="8260" w:type="dxa"/>
            <w:gridSpan w:val="3"/>
          </w:tcPr>
          <w:p w:rsidR="00CE499F" w:rsidRPr="00DA4AC1" w:rsidRDefault="00CE499F" w:rsidP="002A5E51">
            <w:pPr>
              <w:rPr>
                <w:szCs w:val="22"/>
              </w:rPr>
            </w:pPr>
            <w:r>
              <w:rPr>
                <w:rFonts w:ascii="Helvetica" w:hAnsi="Helvetica" w:cs="Helvetica"/>
                <w:color w:val="337AB7"/>
                <w:sz w:val="20"/>
                <w:lang w:eastAsia="ja-JP"/>
              </w:rPr>
              <w:t>UC07</w:t>
            </w:r>
            <w:r w:rsidR="00531AD8">
              <w:rPr>
                <w:rFonts w:ascii="Helvetica" w:hAnsi="Helvetica" w:cs="Helvetica"/>
                <w:color w:val="337AB7"/>
                <w:sz w:val="20"/>
                <w:lang w:eastAsia="ja-JP"/>
              </w:rPr>
              <w:t>_Add to cart</w:t>
            </w:r>
          </w:p>
        </w:tc>
      </w:tr>
      <w:tr w:rsidR="00CE499F" w:rsidRPr="00DA4AC1" w:rsidTr="009A3284">
        <w:trPr>
          <w:trHeight w:val="339"/>
        </w:trPr>
        <w:tc>
          <w:tcPr>
            <w:tcW w:w="1921" w:type="dxa"/>
          </w:tcPr>
          <w:p w:rsidR="00CE499F" w:rsidRPr="00DA4AC1" w:rsidRDefault="00CE499F" w:rsidP="002A5E51">
            <w:pPr>
              <w:jc w:val="right"/>
              <w:rPr>
                <w:szCs w:val="22"/>
              </w:rPr>
            </w:pPr>
            <w:r w:rsidRPr="00DA4AC1">
              <w:rPr>
                <w:szCs w:val="22"/>
              </w:rPr>
              <w:t>Created By:</w:t>
            </w:r>
          </w:p>
        </w:tc>
        <w:tc>
          <w:tcPr>
            <w:tcW w:w="2237" w:type="dxa"/>
          </w:tcPr>
          <w:p w:rsidR="00CE499F" w:rsidRPr="00DA4AC1" w:rsidRDefault="00CE499F" w:rsidP="002A5E51">
            <w:pPr>
              <w:rPr>
                <w:szCs w:val="22"/>
              </w:rPr>
            </w:pPr>
            <w:r>
              <w:rPr>
                <w:szCs w:val="22"/>
              </w:rPr>
              <w:t>Thienndse05883</w:t>
            </w:r>
          </w:p>
        </w:tc>
        <w:tc>
          <w:tcPr>
            <w:tcW w:w="1738" w:type="dxa"/>
          </w:tcPr>
          <w:p w:rsidR="00CE499F" w:rsidRPr="00DA4AC1" w:rsidRDefault="00CE499F" w:rsidP="002A5E51">
            <w:pPr>
              <w:jc w:val="right"/>
              <w:rPr>
                <w:szCs w:val="22"/>
              </w:rPr>
            </w:pPr>
            <w:r w:rsidRPr="00DA4AC1">
              <w:rPr>
                <w:szCs w:val="22"/>
              </w:rPr>
              <w:t>Date Created:</w:t>
            </w:r>
          </w:p>
        </w:tc>
        <w:tc>
          <w:tcPr>
            <w:tcW w:w="4285" w:type="dxa"/>
          </w:tcPr>
          <w:p w:rsidR="00CE499F" w:rsidRPr="00DA4AC1" w:rsidRDefault="00CE499F" w:rsidP="002A5E51">
            <w:pPr>
              <w:rPr>
                <w:szCs w:val="22"/>
              </w:rPr>
            </w:pPr>
            <w:r>
              <w:rPr>
                <w:szCs w:val="22"/>
              </w:rPr>
              <w:t>21/01/2019</w:t>
            </w:r>
          </w:p>
        </w:tc>
      </w:tr>
      <w:tr w:rsidR="00CE499F" w:rsidRPr="00DA4AC1" w:rsidTr="009A3284">
        <w:trPr>
          <w:trHeight w:val="339"/>
        </w:trPr>
        <w:tc>
          <w:tcPr>
            <w:tcW w:w="1921" w:type="dxa"/>
          </w:tcPr>
          <w:p w:rsidR="00CE499F" w:rsidRPr="00DA4AC1" w:rsidRDefault="00CE499F" w:rsidP="002A5E51">
            <w:pPr>
              <w:jc w:val="right"/>
              <w:rPr>
                <w:szCs w:val="22"/>
              </w:rPr>
            </w:pPr>
            <w:r w:rsidRPr="00DA4AC1">
              <w:rPr>
                <w:szCs w:val="22"/>
              </w:rPr>
              <w:t>Primary Actor:</w:t>
            </w:r>
          </w:p>
        </w:tc>
        <w:tc>
          <w:tcPr>
            <w:tcW w:w="2237" w:type="dxa"/>
          </w:tcPr>
          <w:p w:rsidR="00CE499F" w:rsidRPr="00DA4AC1" w:rsidRDefault="00CE499F" w:rsidP="002A5E51">
            <w:pPr>
              <w:rPr>
                <w:szCs w:val="22"/>
              </w:rPr>
            </w:pPr>
            <w:r>
              <w:rPr>
                <w:szCs w:val="22"/>
              </w:rPr>
              <w:t>Guest,</w:t>
            </w:r>
            <w:ins w:id="58" w:author="PC" w:date="2019-03-16T23:02:00Z">
              <w:r w:rsidR="00FB659F">
                <w:rPr>
                  <w:szCs w:val="22"/>
                </w:rPr>
                <w:t xml:space="preserve"> </w:t>
              </w:r>
            </w:ins>
            <w:r>
              <w:rPr>
                <w:szCs w:val="22"/>
              </w:rPr>
              <w:t>User</w:t>
            </w:r>
          </w:p>
        </w:tc>
        <w:tc>
          <w:tcPr>
            <w:tcW w:w="1738" w:type="dxa"/>
          </w:tcPr>
          <w:p w:rsidR="00CE499F" w:rsidRPr="00DA4AC1" w:rsidRDefault="00CE499F" w:rsidP="002A5E51">
            <w:pPr>
              <w:jc w:val="right"/>
              <w:rPr>
                <w:szCs w:val="22"/>
              </w:rPr>
            </w:pPr>
            <w:r w:rsidRPr="00DA4AC1">
              <w:rPr>
                <w:szCs w:val="22"/>
              </w:rPr>
              <w:t>Secondary Actors:</w:t>
            </w:r>
          </w:p>
        </w:tc>
        <w:tc>
          <w:tcPr>
            <w:tcW w:w="4285" w:type="dxa"/>
          </w:tcPr>
          <w:p w:rsidR="00CE499F" w:rsidRPr="00DA4AC1" w:rsidRDefault="00CE499F" w:rsidP="002A5E51">
            <w:pPr>
              <w:rPr>
                <w:szCs w:val="22"/>
              </w:rPr>
            </w:pPr>
            <w:r>
              <w:rPr>
                <w:szCs w:val="22"/>
              </w:rPr>
              <w:t>Guest,</w:t>
            </w:r>
            <w:ins w:id="59" w:author="PC" w:date="2019-03-16T23:02:00Z">
              <w:r w:rsidR="00FB659F">
                <w:rPr>
                  <w:szCs w:val="22"/>
                </w:rPr>
                <w:t xml:space="preserve"> </w:t>
              </w:r>
            </w:ins>
            <w:r>
              <w:rPr>
                <w:szCs w:val="22"/>
              </w:rPr>
              <w:t>Use</w:t>
            </w:r>
            <w:r w:rsidR="00531AD8">
              <w:rPr>
                <w:szCs w:val="22"/>
              </w:rPr>
              <w:t>r</w:t>
            </w:r>
          </w:p>
        </w:tc>
      </w:tr>
      <w:tr w:rsidR="00CE499F" w:rsidRPr="00BA6EAF" w:rsidTr="002A5E51">
        <w:trPr>
          <w:trHeight w:val="397"/>
        </w:trPr>
        <w:tc>
          <w:tcPr>
            <w:tcW w:w="1921" w:type="dxa"/>
          </w:tcPr>
          <w:p w:rsidR="00CE499F" w:rsidRPr="00DA4AC1" w:rsidRDefault="00CE499F" w:rsidP="002A5E51">
            <w:pPr>
              <w:jc w:val="right"/>
              <w:rPr>
                <w:szCs w:val="22"/>
              </w:rPr>
            </w:pPr>
            <w:r w:rsidRPr="00DA4AC1">
              <w:rPr>
                <w:szCs w:val="22"/>
              </w:rPr>
              <w:t>Trigger:</w:t>
            </w:r>
          </w:p>
        </w:tc>
        <w:tc>
          <w:tcPr>
            <w:tcW w:w="8260" w:type="dxa"/>
            <w:gridSpan w:val="3"/>
          </w:tcPr>
          <w:p w:rsidR="00CE499F" w:rsidRPr="00531AD8" w:rsidRDefault="00531AD8" w:rsidP="00531AD8">
            <w:pPr>
              <w:shd w:val="clear" w:color="auto" w:fill="FFFFFF"/>
              <w:spacing w:before="100" w:beforeAutospacing="1" w:after="75"/>
              <w:rPr>
                <w:rFonts w:ascii="Helvetica" w:hAnsi="Helvetica" w:cs="Helvetica"/>
                <w:color w:val="333333"/>
                <w:szCs w:val="24"/>
                <w:lang w:eastAsia="ja-JP"/>
              </w:rPr>
            </w:pPr>
            <w:r w:rsidRPr="00531AD8">
              <w:rPr>
                <w:szCs w:val="24"/>
              </w:rPr>
              <w:t>Guest,</w:t>
            </w:r>
            <w:ins w:id="60" w:author="PC" w:date="2019-03-16T23:02:00Z">
              <w:r w:rsidR="00FB659F">
                <w:rPr>
                  <w:szCs w:val="24"/>
                </w:rPr>
                <w:t xml:space="preserve"> </w:t>
              </w:r>
            </w:ins>
            <w:r w:rsidRPr="00531AD8">
              <w:rPr>
                <w:szCs w:val="24"/>
              </w:rPr>
              <w:t>User</w:t>
            </w:r>
            <w:r w:rsidR="00CE499F" w:rsidRPr="00531AD8">
              <w:rPr>
                <w:rFonts w:ascii="Helvetica" w:hAnsi="Helvetica" w:cs="Helvetica"/>
                <w:color w:val="333333"/>
                <w:szCs w:val="24"/>
                <w:lang w:eastAsia="ja-JP"/>
              </w:rPr>
              <w:t xml:space="preserve"> click </w:t>
            </w:r>
            <w:r w:rsidR="00CE499F" w:rsidRPr="00531AD8">
              <w:rPr>
                <w:szCs w:val="24"/>
              </w:rPr>
              <w:t>on</w:t>
            </w:r>
            <w:r w:rsidR="00CE499F" w:rsidRPr="00531AD8">
              <w:rPr>
                <w:rFonts w:ascii="Helvetica" w:hAnsi="Helvetica" w:cs="Helvetica"/>
                <w:color w:val="333333"/>
                <w:szCs w:val="24"/>
                <w:lang w:eastAsia="ja-JP"/>
              </w:rPr>
              <w:t xml:space="preserve"> </w:t>
            </w:r>
            <w:r w:rsidRPr="00531AD8">
              <w:rPr>
                <w:szCs w:val="24"/>
              </w:rPr>
              <w:t>Add to cart</w:t>
            </w:r>
            <w:r w:rsidR="00CE499F" w:rsidRPr="00531AD8">
              <w:rPr>
                <w:szCs w:val="24"/>
              </w:rPr>
              <w:t xml:space="preserve"> </w:t>
            </w:r>
            <w:r w:rsidR="00CE499F" w:rsidRPr="00531AD8">
              <w:rPr>
                <w:rFonts w:ascii="Helvetica" w:hAnsi="Helvetica" w:cs="Helvetica"/>
                <w:color w:val="333333"/>
                <w:szCs w:val="24"/>
                <w:lang w:eastAsia="ja-JP"/>
              </w:rPr>
              <w:t>button</w:t>
            </w:r>
          </w:p>
        </w:tc>
      </w:tr>
      <w:tr w:rsidR="00CE499F" w:rsidRPr="00DA4AC1" w:rsidTr="002A5E51">
        <w:trPr>
          <w:trHeight w:val="779"/>
        </w:trPr>
        <w:tc>
          <w:tcPr>
            <w:tcW w:w="1921" w:type="dxa"/>
          </w:tcPr>
          <w:p w:rsidR="00CE499F" w:rsidRPr="00DA4AC1" w:rsidRDefault="00CE499F" w:rsidP="002A5E51">
            <w:pPr>
              <w:jc w:val="right"/>
              <w:rPr>
                <w:szCs w:val="22"/>
              </w:rPr>
            </w:pPr>
            <w:r w:rsidRPr="00DA4AC1">
              <w:rPr>
                <w:szCs w:val="22"/>
              </w:rPr>
              <w:t>Description:</w:t>
            </w:r>
          </w:p>
        </w:tc>
        <w:tc>
          <w:tcPr>
            <w:tcW w:w="8260" w:type="dxa"/>
            <w:gridSpan w:val="3"/>
          </w:tcPr>
          <w:p w:rsidR="00CE499F" w:rsidRPr="00BA6EAF" w:rsidRDefault="00CE499F" w:rsidP="00531AD8">
            <w:pPr>
              <w:shd w:val="clear" w:color="auto" w:fill="FFFFFF"/>
              <w:spacing w:before="100" w:beforeAutospacing="1" w:after="75"/>
              <w:rPr>
                <w:rFonts w:ascii="Helvetica" w:hAnsi="Helvetica" w:cs="Helvetica"/>
                <w:color w:val="333333"/>
                <w:sz w:val="20"/>
                <w:lang w:eastAsia="ja-JP"/>
              </w:rPr>
            </w:pPr>
            <w:r>
              <w:rPr>
                <w:szCs w:val="22"/>
              </w:rPr>
              <w:t xml:space="preserve">From home pages, </w:t>
            </w:r>
            <w:r w:rsidR="00531AD8">
              <w:rPr>
                <w:szCs w:val="22"/>
              </w:rPr>
              <w:t>Guest,</w:t>
            </w:r>
            <w:ins w:id="61" w:author="PC" w:date="2019-03-16T23:02:00Z">
              <w:r w:rsidR="00FB659F">
                <w:rPr>
                  <w:szCs w:val="22"/>
                </w:rPr>
                <w:t xml:space="preserve"> </w:t>
              </w:r>
            </w:ins>
            <w:r w:rsidR="00531AD8">
              <w:rPr>
                <w:szCs w:val="22"/>
              </w:rPr>
              <w:t>User</w:t>
            </w:r>
            <w:r>
              <w:rPr>
                <w:szCs w:val="22"/>
              </w:rPr>
              <w:t xml:space="preserve"> click on </w:t>
            </w:r>
            <w:r w:rsidR="00531AD8">
              <w:rPr>
                <w:szCs w:val="22"/>
              </w:rPr>
              <w:t>add to cart</w:t>
            </w:r>
            <w:r>
              <w:rPr>
                <w:szCs w:val="22"/>
              </w:rPr>
              <w:t xml:space="preserve"> button</w:t>
            </w:r>
            <w:r w:rsidR="00531AD8">
              <w:rPr>
                <w:szCs w:val="22"/>
              </w:rPr>
              <w:t xml:space="preserve"> in each product to buy it</w:t>
            </w:r>
          </w:p>
        </w:tc>
      </w:tr>
      <w:tr w:rsidR="00CE499F" w:rsidRPr="00DA4AC1" w:rsidTr="002A5E51">
        <w:trPr>
          <w:trHeight w:val="1342"/>
        </w:trPr>
        <w:tc>
          <w:tcPr>
            <w:tcW w:w="1921" w:type="dxa"/>
          </w:tcPr>
          <w:p w:rsidR="00CE499F" w:rsidRPr="00DA4AC1" w:rsidRDefault="00CE499F" w:rsidP="002A5E51">
            <w:pPr>
              <w:jc w:val="right"/>
              <w:rPr>
                <w:szCs w:val="22"/>
              </w:rPr>
            </w:pPr>
            <w:r w:rsidRPr="00DA4AC1">
              <w:rPr>
                <w:szCs w:val="22"/>
              </w:rPr>
              <w:lastRenderedPageBreak/>
              <w:t>Preconditions:</w:t>
            </w:r>
          </w:p>
        </w:tc>
        <w:tc>
          <w:tcPr>
            <w:tcW w:w="8260" w:type="dxa"/>
            <w:gridSpan w:val="3"/>
          </w:tcPr>
          <w:p w:rsidR="00CE499F" w:rsidRPr="005A6070" w:rsidRDefault="00CE499F" w:rsidP="002A5E51">
            <w:pPr>
              <w:spacing w:line="240" w:lineRule="auto"/>
              <w:ind w:left="326" w:hanging="214"/>
              <w:rPr>
                <w:szCs w:val="22"/>
              </w:rPr>
            </w:pPr>
            <w:r>
              <w:rPr>
                <w:szCs w:val="22"/>
              </w:rPr>
              <w:t xml:space="preserve">1 </w:t>
            </w:r>
            <w:r w:rsidR="00531AD8">
              <w:rPr>
                <w:szCs w:val="22"/>
              </w:rPr>
              <w:t>Guest,</w:t>
            </w:r>
            <w:ins w:id="62" w:author="PC" w:date="2019-03-16T23:02:00Z">
              <w:r w:rsidR="00FB659F">
                <w:rPr>
                  <w:szCs w:val="22"/>
                </w:rPr>
                <w:t xml:space="preserve"> </w:t>
              </w:r>
            </w:ins>
            <w:r w:rsidR="00531AD8">
              <w:rPr>
                <w:szCs w:val="22"/>
              </w:rPr>
              <w:t>User</w:t>
            </w:r>
            <w:r w:rsidRPr="005A6070">
              <w:rPr>
                <w:szCs w:val="22"/>
              </w:rPr>
              <w:t xml:space="preserve"> go to Home Page</w:t>
            </w:r>
          </w:p>
          <w:p w:rsidR="00CE499F" w:rsidRPr="00D33E05" w:rsidRDefault="00CE499F" w:rsidP="002A5E51">
            <w:pPr>
              <w:pStyle w:val="ListParagraph"/>
              <w:spacing w:line="240" w:lineRule="auto"/>
              <w:ind w:left="326" w:hanging="214"/>
              <w:rPr>
                <w:szCs w:val="22"/>
              </w:rPr>
            </w:pPr>
            <w:r>
              <w:rPr>
                <w:szCs w:val="22"/>
              </w:rPr>
              <w:t xml:space="preserve">2 </w:t>
            </w:r>
            <w:r w:rsidR="00531AD8">
              <w:rPr>
                <w:szCs w:val="22"/>
              </w:rPr>
              <w:t>Choice a product want to buy and click add to cart button</w:t>
            </w:r>
          </w:p>
          <w:p w:rsidR="00CE499F" w:rsidRPr="00531AD8" w:rsidRDefault="00CE499F" w:rsidP="00531AD8">
            <w:pPr>
              <w:spacing w:line="240" w:lineRule="auto"/>
              <w:rPr>
                <w:szCs w:val="22"/>
              </w:rPr>
            </w:pPr>
          </w:p>
        </w:tc>
      </w:tr>
      <w:tr w:rsidR="00CE499F" w:rsidRPr="00DA4AC1" w:rsidTr="002A5E51">
        <w:trPr>
          <w:trHeight w:val="339"/>
        </w:trPr>
        <w:tc>
          <w:tcPr>
            <w:tcW w:w="1921" w:type="dxa"/>
          </w:tcPr>
          <w:p w:rsidR="00CE499F" w:rsidRPr="00DA4AC1" w:rsidRDefault="00CE499F" w:rsidP="002A5E51">
            <w:pPr>
              <w:jc w:val="right"/>
              <w:rPr>
                <w:szCs w:val="22"/>
              </w:rPr>
            </w:pPr>
            <w:r w:rsidRPr="00DA4AC1">
              <w:rPr>
                <w:szCs w:val="22"/>
              </w:rPr>
              <w:t>Post conditions:</w:t>
            </w:r>
          </w:p>
        </w:tc>
        <w:tc>
          <w:tcPr>
            <w:tcW w:w="8260" w:type="dxa"/>
            <w:gridSpan w:val="3"/>
            <w:tcBorders>
              <w:bottom w:val="single" w:sz="6" w:space="0" w:color="auto"/>
            </w:tcBorders>
          </w:tcPr>
          <w:p w:rsidR="00CE499F" w:rsidRPr="005A6070" w:rsidRDefault="00531AD8" w:rsidP="002A5E51">
            <w:pPr>
              <w:rPr>
                <w:szCs w:val="22"/>
              </w:rPr>
            </w:pPr>
            <w:r>
              <w:rPr>
                <w:szCs w:val="22"/>
              </w:rPr>
              <w:t>N/a</w:t>
            </w:r>
          </w:p>
        </w:tc>
      </w:tr>
      <w:tr w:rsidR="00CE499F" w:rsidRPr="00DA4AC1" w:rsidTr="002A5E51">
        <w:trPr>
          <w:trHeight w:val="1423"/>
        </w:trPr>
        <w:tc>
          <w:tcPr>
            <w:tcW w:w="1921" w:type="dxa"/>
          </w:tcPr>
          <w:p w:rsidR="00CE499F" w:rsidRPr="00DA4AC1" w:rsidRDefault="00CE499F" w:rsidP="002A5E51">
            <w:pPr>
              <w:jc w:val="right"/>
              <w:rPr>
                <w:szCs w:val="22"/>
              </w:rPr>
            </w:pPr>
            <w:r w:rsidRPr="00DA4AC1">
              <w:rPr>
                <w:szCs w:val="22"/>
              </w:rPr>
              <w:t>Normal Flow:</w:t>
            </w:r>
          </w:p>
        </w:tc>
        <w:tc>
          <w:tcPr>
            <w:tcW w:w="8260" w:type="dxa"/>
            <w:gridSpan w:val="3"/>
            <w:tcBorders>
              <w:top w:val="single" w:sz="6" w:space="0" w:color="auto"/>
              <w:bottom w:val="single" w:sz="4" w:space="0" w:color="auto"/>
            </w:tcBorders>
          </w:tcPr>
          <w:tbl>
            <w:tblPr>
              <w:tblStyle w:val="TableGrid"/>
              <w:tblW w:w="7998" w:type="dxa"/>
              <w:tblInd w:w="9" w:type="dxa"/>
              <w:tblLayout w:type="fixed"/>
              <w:tblLook w:val="04A0" w:firstRow="1" w:lastRow="0" w:firstColumn="1" w:lastColumn="0" w:noHBand="0" w:noVBand="1"/>
            </w:tblPr>
            <w:tblGrid>
              <w:gridCol w:w="999"/>
              <w:gridCol w:w="3164"/>
              <w:gridCol w:w="3835"/>
            </w:tblGrid>
            <w:tr w:rsidR="00CE499F" w:rsidTr="002A5E51">
              <w:trPr>
                <w:trHeight w:val="339"/>
              </w:trPr>
              <w:tc>
                <w:tcPr>
                  <w:tcW w:w="999" w:type="dxa"/>
                </w:tcPr>
                <w:p w:rsidR="00CE499F" w:rsidRDefault="00CE499F" w:rsidP="002A5E51">
                  <w:r>
                    <w:t>Step</w:t>
                  </w:r>
                </w:p>
              </w:tc>
              <w:tc>
                <w:tcPr>
                  <w:tcW w:w="3164" w:type="dxa"/>
                </w:tcPr>
                <w:p w:rsidR="00CE499F" w:rsidRDefault="00CE499F" w:rsidP="002A5E51">
                  <w:r>
                    <w:t>Actor</w:t>
                  </w:r>
                </w:p>
              </w:tc>
              <w:tc>
                <w:tcPr>
                  <w:tcW w:w="3835" w:type="dxa"/>
                </w:tcPr>
                <w:p w:rsidR="00CE499F" w:rsidRDefault="00CE499F" w:rsidP="002A5E51">
                  <w:r>
                    <w:t>Action</w:t>
                  </w:r>
                </w:p>
              </w:tc>
            </w:tr>
            <w:tr w:rsidR="00CE499F" w:rsidTr="002A5E51">
              <w:trPr>
                <w:trHeight w:val="339"/>
              </w:trPr>
              <w:tc>
                <w:tcPr>
                  <w:tcW w:w="999" w:type="dxa"/>
                </w:tcPr>
                <w:p w:rsidR="00CE499F" w:rsidRDefault="00CE499F" w:rsidP="002A5E51">
                  <w:r>
                    <w:t>1</w:t>
                  </w:r>
                </w:p>
              </w:tc>
              <w:tc>
                <w:tcPr>
                  <w:tcW w:w="3164" w:type="dxa"/>
                </w:tcPr>
                <w:p w:rsidR="00CE499F" w:rsidRDefault="00CE499F" w:rsidP="002A5E51">
                  <w:r>
                    <w:t>Guest,</w:t>
                  </w:r>
                  <w:ins w:id="63" w:author="PC" w:date="2019-03-16T23:02:00Z">
                    <w:r w:rsidR="00FB659F">
                      <w:t xml:space="preserve"> </w:t>
                    </w:r>
                  </w:ins>
                  <w:r>
                    <w:t>User</w:t>
                  </w:r>
                </w:p>
              </w:tc>
              <w:tc>
                <w:tcPr>
                  <w:tcW w:w="3835" w:type="dxa"/>
                </w:tcPr>
                <w:p w:rsidR="00CE499F" w:rsidRDefault="00531AD8" w:rsidP="002A5E51">
                  <w:r>
                    <w:t>Choice a product and click add button</w:t>
                  </w:r>
                </w:p>
              </w:tc>
            </w:tr>
            <w:tr w:rsidR="00CE499F" w:rsidTr="002A5E51">
              <w:trPr>
                <w:trHeight w:val="339"/>
              </w:trPr>
              <w:tc>
                <w:tcPr>
                  <w:tcW w:w="999" w:type="dxa"/>
                </w:tcPr>
                <w:p w:rsidR="00CE499F" w:rsidRDefault="00CE499F" w:rsidP="002A5E51">
                  <w:r>
                    <w:t>2</w:t>
                  </w:r>
                </w:p>
              </w:tc>
              <w:tc>
                <w:tcPr>
                  <w:tcW w:w="3164" w:type="dxa"/>
                </w:tcPr>
                <w:p w:rsidR="00CE499F" w:rsidRDefault="00CE499F" w:rsidP="002A5E51">
                  <w:r>
                    <w:t>System</w:t>
                  </w:r>
                </w:p>
              </w:tc>
              <w:tc>
                <w:tcPr>
                  <w:tcW w:w="3835" w:type="dxa"/>
                </w:tcPr>
                <w:p w:rsidR="00CE499F" w:rsidRDefault="00531AD8" w:rsidP="002A5E51">
                  <w:r>
                    <w:t>Add id product into session</w:t>
                  </w:r>
                </w:p>
              </w:tc>
            </w:tr>
          </w:tbl>
          <w:p w:rsidR="00CE499F" w:rsidRPr="00DA4AC1" w:rsidRDefault="00CE499F" w:rsidP="002A5E51">
            <w:pPr>
              <w:ind w:left="360"/>
              <w:rPr>
                <w:szCs w:val="22"/>
              </w:rPr>
            </w:pPr>
          </w:p>
        </w:tc>
      </w:tr>
      <w:tr w:rsidR="00CE499F" w:rsidRPr="00DA4AC1" w:rsidTr="002A5E51">
        <w:trPr>
          <w:trHeight w:val="339"/>
        </w:trPr>
        <w:tc>
          <w:tcPr>
            <w:tcW w:w="1921" w:type="dxa"/>
          </w:tcPr>
          <w:p w:rsidR="00CE499F" w:rsidRPr="00DA4AC1" w:rsidRDefault="00CE499F" w:rsidP="002A5E51">
            <w:pPr>
              <w:jc w:val="right"/>
              <w:rPr>
                <w:szCs w:val="22"/>
              </w:rPr>
            </w:pPr>
            <w:r w:rsidRPr="00DA4AC1">
              <w:rPr>
                <w:szCs w:val="22"/>
              </w:rPr>
              <w:t>Alternative Flows:</w:t>
            </w:r>
          </w:p>
        </w:tc>
        <w:tc>
          <w:tcPr>
            <w:tcW w:w="8260" w:type="dxa"/>
            <w:gridSpan w:val="3"/>
            <w:tcBorders>
              <w:top w:val="single" w:sz="4" w:space="0" w:color="auto"/>
            </w:tcBorders>
          </w:tcPr>
          <w:p w:rsidR="00CE499F" w:rsidRPr="00DA4AC1" w:rsidRDefault="00CC5737" w:rsidP="00CC5737">
            <w:pPr>
              <w:rPr>
                <w:szCs w:val="22"/>
              </w:rPr>
            </w:pPr>
            <w:r>
              <w:rPr>
                <w:szCs w:val="22"/>
              </w:rPr>
              <w:t xml:space="preserve">At step 2 the system will display “add success” </w:t>
            </w:r>
          </w:p>
        </w:tc>
      </w:tr>
      <w:tr w:rsidR="00CE499F" w:rsidRPr="00DA4AC1" w:rsidTr="002A5E51">
        <w:trPr>
          <w:trHeight w:val="339"/>
        </w:trPr>
        <w:tc>
          <w:tcPr>
            <w:tcW w:w="1921" w:type="dxa"/>
          </w:tcPr>
          <w:p w:rsidR="00CE499F" w:rsidRPr="00DA4AC1" w:rsidRDefault="00CE499F" w:rsidP="002A5E51">
            <w:pPr>
              <w:jc w:val="right"/>
              <w:rPr>
                <w:szCs w:val="22"/>
              </w:rPr>
            </w:pPr>
            <w:r w:rsidRPr="00DA4AC1">
              <w:rPr>
                <w:szCs w:val="22"/>
              </w:rPr>
              <w:t>Exceptions:</w:t>
            </w:r>
          </w:p>
        </w:tc>
        <w:tc>
          <w:tcPr>
            <w:tcW w:w="8260" w:type="dxa"/>
            <w:gridSpan w:val="3"/>
          </w:tcPr>
          <w:p w:rsidR="00CE499F" w:rsidRPr="005A6070" w:rsidRDefault="00CE499F" w:rsidP="002A5E51">
            <w:pPr>
              <w:rPr>
                <w:szCs w:val="22"/>
              </w:rPr>
            </w:pPr>
            <w:r w:rsidRPr="005A6070">
              <w:rPr>
                <w:szCs w:val="22"/>
              </w:rPr>
              <w:t>Can’t connect with server</w:t>
            </w:r>
          </w:p>
        </w:tc>
      </w:tr>
      <w:tr w:rsidR="00CE499F" w:rsidRPr="00DA4AC1" w:rsidTr="002A5E51">
        <w:trPr>
          <w:trHeight w:val="339"/>
        </w:trPr>
        <w:tc>
          <w:tcPr>
            <w:tcW w:w="1921" w:type="dxa"/>
          </w:tcPr>
          <w:p w:rsidR="00CE499F" w:rsidRPr="00DA4AC1" w:rsidRDefault="00CE499F" w:rsidP="002A5E51">
            <w:pPr>
              <w:jc w:val="right"/>
              <w:rPr>
                <w:szCs w:val="22"/>
              </w:rPr>
            </w:pPr>
            <w:r w:rsidRPr="00DA4AC1">
              <w:rPr>
                <w:szCs w:val="22"/>
              </w:rPr>
              <w:t>Priority:</w:t>
            </w:r>
          </w:p>
        </w:tc>
        <w:tc>
          <w:tcPr>
            <w:tcW w:w="8260" w:type="dxa"/>
            <w:gridSpan w:val="3"/>
          </w:tcPr>
          <w:p w:rsidR="00CE499F" w:rsidRPr="00DA4AC1" w:rsidRDefault="00531AD8" w:rsidP="002A5E51">
            <w:pPr>
              <w:rPr>
                <w:szCs w:val="22"/>
              </w:rPr>
            </w:pPr>
            <w:r>
              <w:rPr>
                <w:szCs w:val="22"/>
              </w:rPr>
              <w:t>High</w:t>
            </w:r>
          </w:p>
        </w:tc>
      </w:tr>
      <w:tr w:rsidR="00CE499F" w:rsidRPr="00DA4AC1" w:rsidTr="002A5E51">
        <w:trPr>
          <w:trHeight w:val="339"/>
        </w:trPr>
        <w:tc>
          <w:tcPr>
            <w:tcW w:w="1921" w:type="dxa"/>
          </w:tcPr>
          <w:p w:rsidR="00CE499F" w:rsidRPr="00DA4AC1" w:rsidRDefault="00CE499F" w:rsidP="002A5E51">
            <w:pPr>
              <w:jc w:val="right"/>
              <w:rPr>
                <w:szCs w:val="22"/>
              </w:rPr>
            </w:pPr>
            <w:r w:rsidRPr="00DA4AC1">
              <w:rPr>
                <w:szCs w:val="22"/>
              </w:rPr>
              <w:t>Frequency of Use:</w:t>
            </w:r>
          </w:p>
        </w:tc>
        <w:tc>
          <w:tcPr>
            <w:tcW w:w="8260" w:type="dxa"/>
            <w:gridSpan w:val="3"/>
          </w:tcPr>
          <w:p w:rsidR="00CE499F" w:rsidRPr="00DA4AC1" w:rsidRDefault="00CE499F" w:rsidP="00531AD8">
            <w:pPr>
              <w:rPr>
                <w:szCs w:val="22"/>
              </w:rPr>
            </w:pPr>
            <w:r>
              <w:rPr>
                <w:szCs w:val="22"/>
              </w:rPr>
              <w:t xml:space="preserve">When user want to </w:t>
            </w:r>
            <w:r w:rsidR="00531AD8">
              <w:rPr>
                <w:szCs w:val="22"/>
              </w:rPr>
              <w:t>buy</w:t>
            </w:r>
            <w:r>
              <w:rPr>
                <w:szCs w:val="22"/>
              </w:rPr>
              <w:t xml:space="preserve"> a product</w:t>
            </w:r>
          </w:p>
        </w:tc>
      </w:tr>
      <w:tr w:rsidR="00CE499F" w:rsidRPr="00DA4AC1" w:rsidTr="002A5E51">
        <w:trPr>
          <w:trHeight w:val="317"/>
        </w:trPr>
        <w:tc>
          <w:tcPr>
            <w:tcW w:w="1921" w:type="dxa"/>
          </w:tcPr>
          <w:p w:rsidR="00CE499F" w:rsidRPr="00DA4AC1" w:rsidRDefault="00CE499F" w:rsidP="002A5E51">
            <w:pPr>
              <w:jc w:val="right"/>
              <w:rPr>
                <w:szCs w:val="22"/>
              </w:rPr>
            </w:pPr>
            <w:r w:rsidRPr="00DA4AC1">
              <w:rPr>
                <w:szCs w:val="22"/>
              </w:rPr>
              <w:t>Business Rules:</w:t>
            </w:r>
          </w:p>
        </w:tc>
        <w:tc>
          <w:tcPr>
            <w:tcW w:w="8260" w:type="dxa"/>
            <w:gridSpan w:val="3"/>
          </w:tcPr>
          <w:p w:rsidR="00CE499F" w:rsidRPr="00DA4AC1" w:rsidRDefault="00CE499F" w:rsidP="002A5E51">
            <w:pPr>
              <w:rPr>
                <w:szCs w:val="22"/>
              </w:rPr>
            </w:pPr>
            <w:r>
              <w:rPr>
                <w:szCs w:val="22"/>
              </w:rPr>
              <w:t>N/A</w:t>
            </w:r>
          </w:p>
        </w:tc>
      </w:tr>
      <w:tr w:rsidR="00CE499F" w:rsidRPr="00DA4AC1" w:rsidTr="002A5E51">
        <w:trPr>
          <w:trHeight w:val="339"/>
        </w:trPr>
        <w:tc>
          <w:tcPr>
            <w:tcW w:w="1921" w:type="dxa"/>
          </w:tcPr>
          <w:p w:rsidR="00CE499F" w:rsidRPr="00DA4AC1" w:rsidRDefault="00CE499F" w:rsidP="002A5E51">
            <w:pPr>
              <w:jc w:val="right"/>
              <w:rPr>
                <w:szCs w:val="22"/>
              </w:rPr>
            </w:pPr>
            <w:r w:rsidRPr="00DA4AC1">
              <w:rPr>
                <w:szCs w:val="22"/>
              </w:rPr>
              <w:t>Other Information:</w:t>
            </w:r>
          </w:p>
        </w:tc>
        <w:tc>
          <w:tcPr>
            <w:tcW w:w="8260" w:type="dxa"/>
            <w:gridSpan w:val="3"/>
          </w:tcPr>
          <w:p w:rsidR="00CE499F" w:rsidRPr="00DA4AC1" w:rsidRDefault="00CE499F" w:rsidP="002A5E51">
            <w:pPr>
              <w:rPr>
                <w:szCs w:val="22"/>
              </w:rPr>
            </w:pPr>
            <w:r>
              <w:rPr>
                <w:szCs w:val="22"/>
              </w:rPr>
              <w:t>N/A</w:t>
            </w:r>
          </w:p>
        </w:tc>
      </w:tr>
      <w:tr w:rsidR="00CE499F" w:rsidRPr="00DA4AC1" w:rsidTr="002A5E51">
        <w:trPr>
          <w:trHeight w:val="339"/>
        </w:trPr>
        <w:tc>
          <w:tcPr>
            <w:tcW w:w="1921" w:type="dxa"/>
          </w:tcPr>
          <w:p w:rsidR="00CE499F" w:rsidRPr="00DA4AC1" w:rsidRDefault="00CE499F" w:rsidP="002A5E51">
            <w:pPr>
              <w:jc w:val="right"/>
              <w:rPr>
                <w:szCs w:val="22"/>
              </w:rPr>
            </w:pPr>
            <w:r w:rsidRPr="00DA4AC1">
              <w:rPr>
                <w:szCs w:val="22"/>
              </w:rPr>
              <w:t>Assumptions:</w:t>
            </w:r>
          </w:p>
        </w:tc>
        <w:tc>
          <w:tcPr>
            <w:tcW w:w="8260" w:type="dxa"/>
            <w:gridSpan w:val="3"/>
          </w:tcPr>
          <w:p w:rsidR="00CE499F" w:rsidRPr="00DA4AC1" w:rsidRDefault="00CE499F" w:rsidP="002A5E51">
            <w:pPr>
              <w:rPr>
                <w:szCs w:val="22"/>
              </w:rPr>
            </w:pPr>
            <w:r>
              <w:rPr>
                <w:szCs w:val="22"/>
              </w:rPr>
              <w:t>N/A</w:t>
            </w:r>
          </w:p>
        </w:tc>
      </w:tr>
    </w:tbl>
    <w:p w:rsidR="009A3284" w:rsidRDefault="009C39B4" w:rsidP="009A3284">
      <w:pPr>
        <w:pStyle w:val="Heading2"/>
      </w:pPr>
      <w:r>
        <w:t>View shopping</w:t>
      </w:r>
      <w:r w:rsidR="009A3284">
        <w:t xml:space="preserve"> cart</w:t>
      </w:r>
    </w:p>
    <w:p w:rsidR="002A5E51" w:rsidRPr="002A5E51" w:rsidRDefault="00CA27C7" w:rsidP="002A5E51">
      <w:pPr>
        <w:pStyle w:val="Title"/>
      </w:pPr>
      <w:r>
        <w:pict>
          <v:shape id="_x0000_i1043" type="#_x0000_t75" style="width:449.3pt;height:218.8pt">
            <v:imagedata r:id="rId33" o:title="ViewCartDg"/>
          </v:shape>
        </w:pict>
      </w:r>
    </w:p>
    <w:p w:rsidR="009A3284" w:rsidRDefault="009A3284" w:rsidP="0054599A">
      <w:pPr>
        <w:pStyle w:val="Heading3"/>
      </w:pPr>
      <w:r w:rsidRPr="005F23D7">
        <w:tab/>
      </w:r>
      <w:r>
        <w:t>Screen Design</w:t>
      </w:r>
    </w:p>
    <w:p w:rsidR="0054599A" w:rsidRPr="0054599A" w:rsidRDefault="00CA27C7" w:rsidP="0054599A">
      <w:pPr>
        <w:pStyle w:val="Title"/>
      </w:pPr>
      <w:r>
        <w:lastRenderedPageBreak/>
        <w:pict>
          <v:shape id="_x0000_i1044" type="#_x0000_t75" style="width:481.55pt;height:361.4pt">
            <v:imagedata r:id="rId34" o:title="viewcart"/>
          </v:shape>
        </w:pict>
      </w:r>
    </w:p>
    <w:p w:rsidR="009A3284" w:rsidRDefault="009A3284" w:rsidP="009A3284">
      <w:pPr>
        <w:pStyle w:val="Heading3"/>
      </w:pPr>
      <w:r w:rsidRPr="005F23D7">
        <w:tab/>
      </w:r>
      <w:r>
        <w:t>Screen Denfinition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756"/>
        <w:gridCol w:w="1137"/>
        <w:gridCol w:w="1537"/>
        <w:gridCol w:w="1357"/>
        <w:gridCol w:w="2407"/>
      </w:tblGrid>
      <w:tr w:rsidR="009A3284" w:rsidRPr="00A87523" w:rsidTr="002A5E51">
        <w:tc>
          <w:tcPr>
            <w:tcW w:w="670" w:type="dxa"/>
          </w:tcPr>
          <w:p w:rsidR="009A3284" w:rsidRPr="00A87523" w:rsidRDefault="009A3284" w:rsidP="002A5E51">
            <w:pPr>
              <w:rPr>
                <w:b/>
              </w:rPr>
            </w:pPr>
            <w:r>
              <w:rPr>
                <w:b/>
              </w:rPr>
              <w:t>STT</w:t>
            </w:r>
          </w:p>
        </w:tc>
        <w:tc>
          <w:tcPr>
            <w:tcW w:w="2756" w:type="dxa"/>
          </w:tcPr>
          <w:p w:rsidR="009A3284" w:rsidRPr="00A87523" w:rsidRDefault="009A3284" w:rsidP="002A5E51">
            <w:pPr>
              <w:rPr>
                <w:b/>
              </w:rPr>
            </w:pPr>
            <w:r w:rsidRPr="00A87523">
              <w:rPr>
                <w:b/>
              </w:rPr>
              <w:t>Field Name</w:t>
            </w:r>
          </w:p>
        </w:tc>
        <w:tc>
          <w:tcPr>
            <w:tcW w:w="1137" w:type="dxa"/>
          </w:tcPr>
          <w:p w:rsidR="009A3284" w:rsidRPr="00A87523" w:rsidRDefault="009A3284" w:rsidP="002A5E51">
            <w:pPr>
              <w:rPr>
                <w:b/>
              </w:rPr>
            </w:pPr>
            <w:r w:rsidRPr="00A87523">
              <w:rPr>
                <w:b/>
              </w:rPr>
              <w:t>Type</w:t>
            </w:r>
          </w:p>
        </w:tc>
        <w:tc>
          <w:tcPr>
            <w:tcW w:w="1537" w:type="dxa"/>
          </w:tcPr>
          <w:p w:rsidR="009A3284" w:rsidRPr="00A87523" w:rsidRDefault="009A3284" w:rsidP="002A5E51">
            <w:pPr>
              <w:rPr>
                <w:b/>
              </w:rPr>
            </w:pPr>
            <w:r w:rsidRPr="00A87523">
              <w:rPr>
                <w:b/>
              </w:rPr>
              <w:t>Mandatory</w:t>
            </w:r>
          </w:p>
        </w:tc>
        <w:tc>
          <w:tcPr>
            <w:tcW w:w="1357" w:type="dxa"/>
          </w:tcPr>
          <w:p w:rsidR="009A3284" w:rsidRPr="00A87523" w:rsidRDefault="009A3284" w:rsidP="002A5E51">
            <w:pPr>
              <w:rPr>
                <w:b/>
              </w:rPr>
            </w:pPr>
            <w:r w:rsidRPr="00A87523">
              <w:rPr>
                <w:b/>
              </w:rPr>
              <w:t>Max Length</w:t>
            </w:r>
          </w:p>
        </w:tc>
        <w:tc>
          <w:tcPr>
            <w:tcW w:w="2407" w:type="dxa"/>
          </w:tcPr>
          <w:p w:rsidR="009A3284" w:rsidRPr="00A87523" w:rsidRDefault="009A3284" w:rsidP="002A5E51">
            <w:pPr>
              <w:rPr>
                <w:b/>
              </w:rPr>
            </w:pPr>
            <w:r w:rsidRPr="00A87523">
              <w:rPr>
                <w:b/>
              </w:rPr>
              <w:t>Description</w:t>
            </w:r>
          </w:p>
        </w:tc>
      </w:tr>
      <w:tr w:rsidR="009A3284" w:rsidRPr="003E2079" w:rsidTr="002A5E51">
        <w:tc>
          <w:tcPr>
            <w:tcW w:w="670" w:type="dxa"/>
          </w:tcPr>
          <w:p w:rsidR="009A3284" w:rsidRPr="003E2079" w:rsidRDefault="009A3284" w:rsidP="002A5E51">
            <w:r>
              <w:t>1</w:t>
            </w:r>
          </w:p>
        </w:tc>
        <w:tc>
          <w:tcPr>
            <w:tcW w:w="2756" w:type="dxa"/>
          </w:tcPr>
          <w:p w:rsidR="009A3284" w:rsidRPr="003E2079" w:rsidRDefault="009C39B4" w:rsidP="002A5E51">
            <w:r>
              <w:t>View Cart</w:t>
            </w:r>
          </w:p>
        </w:tc>
        <w:tc>
          <w:tcPr>
            <w:tcW w:w="1137" w:type="dxa"/>
          </w:tcPr>
          <w:p w:rsidR="009A3284" w:rsidRPr="003E2079" w:rsidRDefault="009A3284" w:rsidP="002A5E51">
            <w:r>
              <w:t>Button</w:t>
            </w:r>
          </w:p>
        </w:tc>
        <w:tc>
          <w:tcPr>
            <w:tcW w:w="1537" w:type="dxa"/>
          </w:tcPr>
          <w:p w:rsidR="009A3284" w:rsidRPr="003E2079" w:rsidRDefault="009A3284" w:rsidP="002A5E51"/>
        </w:tc>
        <w:tc>
          <w:tcPr>
            <w:tcW w:w="1357" w:type="dxa"/>
          </w:tcPr>
          <w:p w:rsidR="009A3284" w:rsidRPr="003E2079" w:rsidRDefault="009A3284" w:rsidP="002A5E51"/>
        </w:tc>
        <w:tc>
          <w:tcPr>
            <w:tcW w:w="2407" w:type="dxa"/>
          </w:tcPr>
          <w:p w:rsidR="009A3284" w:rsidRPr="003E2079" w:rsidRDefault="009A3284" w:rsidP="002A5E51">
            <w:r>
              <w:t>Add product to cart</w:t>
            </w:r>
          </w:p>
        </w:tc>
      </w:tr>
    </w:tbl>
    <w:p w:rsidR="009A3284" w:rsidRPr="00D33E05" w:rsidRDefault="009A3284" w:rsidP="009A3284"/>
    <w:p w:rsidR="009A3284" w:rsidRDefault="009A3284" w:rsidP="009A3284">
      <w:pPr>
        <w:pStyle w:val="Heading3"/>
      </w:pPr>
      <w:r>
        <w:t>Use case Specification</w:t>
      </w:r>
    </w:p>
    <w:tbl>
      <w:tblPr>
        <w:tblW w:w="101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21"/>
        <w:gridCol w:w="2237"/>
        <w:gridCol w:w="1738"/>
        <w:gridCol w:w="4285"/>
      </w:tblGrid>
      <w:tr w:rsidR="009A3284" w:rsidRPr="00DA4AC1" w:rsidTr="002A5E51">
        <w:trPr>
          <w:trHeight w:val="740"/>
        </w:trPr>
        <w:tc>
          <w:tcPr>
            <w:tcW w:w="1921" w:type="dxa"/>
          </w:tcPr>
          <w:p w:rsidR="009A3284" w:rsidRPr="00DA4AC1" w:rsidRDefault="009A3284" w:rsidP="002A5E51">
            <w:pPr>
              <w:jc w:val="right"/>
              <w:rPr>
                <w:szCs w:val="22"/>
              </w:rPr>
            </w:pPr>
            <w:r w:rsidRPr="00DA4AC1">
              <w:rPr>
                <w:szCs w:val="22"/>
              </w:rPr>
              <w:t>UC ID and Name:</w:t>
            </w:r>
          </w:p>
        </w:tc>
        <w:tc>
          <w:tcPr>
            <w:tcW w:w="8260" w:type="dxa"/>
            <w:gridSpan w:val="3"/>
          </w:tcPr>
          <w:p w:rsidR="009A3284" w:rsidRPr="00DA4AC1" w:rsidRDefault="009A3284" w:rsidP="009C39B4">
            <w:pPr>
              <w:rPr>
                <w:szCs w:val="22"/>
              </w:rPr>
            </w:pPr>
            <w:r>
              <w:rPr>
                <w:rFonts w:ascii="Helvetica" w:hAnsi="Helvetica" w:cs="Helvetica"/>
                <w:color w:val="337AB7"/>
                <w:sz w:val="20"/>
                <w:lang w:eastAsia="ja-JP"/>
              </w:rPr>
              <w:t>UC08_</w:t>
            </w:r>
            <w:r w:rsidR="009C39B4">
              <w:rPr>
                <w:rFonts w:ascii="Helvetica" w:hAnsi="Helvetica" w:cs="Helvetica"/>
                <w:color w:val="337AB7"/>
                <w:sz w:val="20"/>
                <w:lang w:eastAsia="ja-JP"/>
              </w:rPr>
              <w:t>View Cart</w:t>
            </w:r>
          </w:p>
        </w:tc>
      </w:tr>
      <w:tr w:rsidR="009A3284" w:rsidRPr="00DA4AC1" w:rsidTr="00CA490D">
        <w:trPr>
          <w:trHeight w:val="339"/>
        </w:trPr>
        <w:tc>
          <w:tcPr>
            <w:tcW w:w="1921" w:type="dxa"/>
          </w:tcPr>
          <w:p w:rsidR="009A3284" w:rsidRPr="00DA4AC1" w:rsidRDefault="009A3284" w:rsidP="002A5E51">
            <w:pPr>
              <w:jc w:val="right"/>
              <w:rPr>
                <w:szCs w:val="22"/>
              </w:rPr>
            </w:pPr>
            <w:r w:rsidRPr="00DA4AC1">
              <w:rPr>
                <w:szCs w:val="22"/>
              </w:rPr>
              <w:t>Created By:</w:t>
            </w:r>
          </w:p>
        </w:tc>
        <w:tc>
          <w:tcPr>
            <w:tcW w:w="2237" w:type="dxa"/>
          </w:tcPr>
          <w:p w:rsidR="009A3284" w:rsidRPr="00DA4AC1" w:rsidRDefault="009A3284" w:rsidP="002A5E51">
            <w:pPr>
              <w:rPr>
                <w:szCs w:val="22"/>
              </w:rPr>
            </w:pPr>
            <w:r>
              <w:rPr>
                <w:szCs w:val="22"/>
              </w:rPr>
              <w:t>Thienndse05883</w:t>
            </w:r>
          </w:p>
        </w:tc>
        <w:tc>
          <w:tcPr>
            <w:tcW w:w="1738" w:type="dxa"/>
          </w:tcPr>
          <w:p w:rsidR="009A3284" w:rsidRPr="00DA4AC1" w:rsidRDefault="009A3284" w:rsidP="002A5E51">
            <w:pPr>
              <w:jc w:val="right"/>
              <w:rPr>
                <w:szCs w:val="22"/>
              </w:rPr>
            </w:pPr>
            <w:r w:rsidRPr="00DA4AC1">
              <w:rPr>
                <w:szCs w:val="22"/>
              </w:rPr>
              <w:t>Date Created:</w:t>
            </w:r>
          </w:p>
        </w:tc>
        <w:tc>
          <w:tcPr>
            <w:tcW w:w="4285" w:type="dxa"/>
          </w:tcPr>
          <w:p w:rsidR="009A3284" w:rsidRPr="00DA4AC1" w:rsidRDefault="009A3284" w:rsidP="002A5E51">
            <w:pPr>
              <w:rPr>
                <w:szCs w:val="22"/>
              </w:rPr>
            </w:pPr>
            <w:r>
              <w:rPr>
                <w:szCs w:val="22"/>
              </w:rPr>
              <w:t>21/01/2019</w:t>
            </w:r>
          </w:p>
        </w:tc>
      </w:tr>
      <w:tr w:rsidR="009A3284" w:rsidRPr="00DA4AC1" w:rsidTr="00CA490D">
        <w:trPr>
          <w:trHeight w:val="339"/>
        </w:trPr>
        <w:tc>
          <w:tcPr>
            <w:tcW w:w="1921" w:type="dxa"/>
          </w:tcPr>
          <w:p w:rsidR="009A3284" w:rsidRPr="00DA4AC1" w:rsidRDefault="009A3284" w:rsidP="002A5E51">
            <w:pPr>
              <w:jc w:val="right"/>
              <w:rPr>
                <w:szCs w:val="22"/>
              </w:rPr>
            </w:pPr>
            <w:r w:rsidRPr="00DA4AC1">
              <w:rPr>
                <w:szCs w:val="22"/>
              </w:rPr>
              <w:t>Primary Actor:</w:t>
            </w:r>
          </w:p>
        </w:tc>
        <w:tc>
          <w:tcPr>
            <w:tcW w:w="2237" w:type="dxa"/>
          </w:tcPr>
          <w:p w:rsidR="009A3284" w:rsidRPr="00DA4AC1" w:rsidRDefault="009A3284" w:rsidP="002A5E51">
            <w:pPr>
              <w:rPr>
                <w:szCs w:val="22"/>
              </w:rPr>
            </w:pPr>
            <w:r>
              <w:rPr>
                <w:szCs w:val="22"/>
              </w:rPr>
              <w:t>Guest,</w:t>
            </w:r>
            <w:ins w:id="64" w:author="PC" w:date="2019-03-16T23:02:00Z">
              <w:r w:rsidR="00FB659F">
                <w:rPr>
                  <w:szCs w:val="22"/>
                </w:rPr>
                <w:t xml:space="preserve"> </w:t>
              </w:r>
            </w:ins>
            <w:r>
              <w:rPr>
                <w:szCs w:val="22"/>
              </w:rPr>
              <w:t>User</w:t>
            </w:r>
          </w:p>
        </w:tc>
        <w:tc>
          <w:tcPr>
            <w:tcW w:w="1738" w:type="dxa"/>
          </w:tcPr>
          <w:p w:rsidR="009A3284" w:rsidRPr="00DA4AC1" w:rsidRDefault="009A3284" w:rsidP="002A5E51">
            <w:pPr>
              <w:jc w:val="right"/>
              <w:rPr>
                <w:szCs w:val="22"/>
              </w:rPr>
            </w:pPr>
            <w:r w:rsidRPr="00DA4AC1">
              <w:rPr>
                <w:szCs w:val="22"/>
              </w:rPr>
              <w:t>Secondary Actors:</w:t>
            </w:r>
          </w:p>
        </w:tc>
        <w:tc>
          <w:tcPr>
            <w:tcW w:w="4285" w:type="dxa"/>
          </w:tcPr>
          <w:p w:rsidR="009A3284" w:rsidRPr="00DA4AC1" w:rsidRDefault="009A3284" w:rsidP="002A5E51">
            <w:pPr>
              <w:rPr>
                <w:szCs w:val="22"/>
              </w:rPr>
            </w:pPr>
            <w:r>
              <w:rPr>
                <w:szCs w:val="22"/>
              </w:rPr>
              <w:t>Guest,</w:t>
            </w:r>
            <w:ins w:id="65" w:author="PC" w:date="2019-03-16T23:02:00Z">
              <w:r w:rsidR="00FB659F">
                <w:rPr>
                  <w:szCs w:val="22"/>
                </w:rPr>
                <w:t xml:space="preserve"> </w:t>
              </w:r>
            </w:ins>
            <w:r>
              <w:rPr>
                <w:szCs w:val="22"/>
              </w:rPr>
              <w:t>User</w:t>
            </w:r>
          </w:p>
        </w:tc>
      </w:tr>
      <w:tr w:rsidR="009A3284" w:rsidRPr="00BA6EAF" w:rsidTr="002A5E51">
        <w:trPr>
          <w:trHeight w:val="397"/>
        </w:trPr>
        <w:tc>
          <w:tcPr>
            <w:tcW w:w="1921" w:type="dxa"/>
          </w:tcPr>
          <w:p w:rsidR="009A3284" w:rsidRPr="00DA4AC1" w:rsidRDefault="009A3284" w:rsidP="002A5E51">
            <w:pPr>
              <w:jc w:val="right"/>
              <w:rPr>
                <w:szCs w:val="22"/>
              </w:rPr>
            </w:pPr>
            <w:r w:rsidRPr="00DA4AC1">
              <w:rPr>
                <w:szCs w:val="22"/>
              </w:rPr>
              <w:t>Trigger:</w:t>
            </w:r>
          </w:p>
        </w:tc>
        <w:tc>
          <w:tcPr>
            <w:tcW w:w="8260" w:type="dxa"/>
            <w:gridSpan w:val="3"/>
          </w:tcPr>
          <w:p w:rsidR="009A3284" w:rsidRPr="00531AD8" w:rsidRDefault="009A3284" w:rsidP="009C39B4">
            <w:pPr>
              <w:shd w:val="clear" w:color="auto" w:fill="FFFFFF"/>
              <w:spacing w:before="100" w:beforeAutospacing="1" w:after="75"/>
              <w:rPr>
                <w:rFonts w:ascii="Helvetica" w:hAnsi="Helvetica" w:cs="Helvetica"/>
                <w:color w:val="333333"/>
                <w:szCs w:val="24"/>
                <w:lang w:eastAsia="ja-JP"/>
              </w:rPr>
            </w:pPr>
            <w:r w:rsidRPr="00531AD8">
              <w:rPr>
                <w:szCs w:val="24"/>
              </w:rPr>
              <w:t>Guest,</w:t>
            </w:r>
            <w:ins w:id="66" w:author="PC" w:date="2019-03-16T23:02:00Z">
              <w:r w:rsidR="00FB659F">
                <w:rPr>
                  <w:szCs w:val="24"/>
                </w:rPr>
                <w:t xml:space="preserve"> </w:t>
              </w:r>
            </w:ins>
            <w:r w:rsidRPr="00531AD8">
              <w:rPr>
                <w:szCs w:val="24"/>
              </w:rPr>
              <w:t>User</w:t>
            </w:r>
            <w:r w:rsidRPr="00531AD8">
              <w:rPr>
                <w:rFonts w:ascii="Helvetica" w:hAnsi="Helvetica" w:cs="Helvetica"/>
                <w:color w:val="333333"/>
                <w:szCs w:val="24"/>
                <w:lang w:eastAsia="ja-JP"/>
              </w:rPr>
              <w:t xml:space="preserve"> click </w:t>
            </w:r>
            <w:r w:rsidRPr="00531AD8">
              <w:rPr>
                <w:szCs w:val="24"/>
              </w:rPr>
              <w:t>on</w:t>
            </w:r>
            <w:r w:rsidRPr="00531AD8">
              <w:rPr>
                <w:rFonts w:ascii="Helvetica" w:hAnsi="Helvetica" w:cs="Helvetica"/>
                <w:color w:val="333333"/>
                <w:szCs w:val="24"/>
                <w:lang w:eastAsia="ja-JP"/>
              </w:rPr>
              <w:t xml:space="preserve"> </w:t>
            </w:r>
            <w:r w:rsidR="009C39B4">
              <w:rPr>
                <w:szCs w:val="24"/>
              </w:rPr>
              <w:t>payment</w:t>
            </w:r>
          </w:p>
        </w:tc>
      </w:tr>
      <w:tr w:rsidR="009A3284" w:rsidRPr="00DA4AC1" w:rsidTr="002A5E51">
        <w:trPr>
          <w:trHeight w:val="779"/>
        </w:trPr>
        <w:tc>
          <w:tcPr>
            <w:tcW w:w="1921" w:type="dxa"/>
          </w:tcPr>
          <w:p w:rsidR="009A3284" w:rsidRPr="00DA4AC1" w:rsidRDefault="009A3284" w:rsidP="002A5E51">
            <w:pPr>
              <w:jc w:val="right"/>
              <w:rPr>
                <w:szCs w:val="22"/>
              </w:rPr>
            </w:pPr>
            <w:r w:rsidRPr="00DA4AC1">
              <w:rPr>
                <w:szCs w:val="22"/>
              </w:rPr>
              <w:lastRenderedPageBreak/>
              <w:t>Description:</w:t>
            </w:r>
          </w:p>
        </w:tc>
        <w:tc>
          <w:tcPr>
            <w:tcW w:w="8260" w:type="dxa"/>
            <w:gridSpan w:val="3"/>
          </w:tcPr>
          <w:p w:rsidR="009A3284" w:rsidRPr="00BA6EAF" w:rsidRDefault="009A3284" w:rsidP="009C39B4">
            <w:pPr>
              <w:shd w:val="clear" w:color="auto" w:fill="FFFFFF"/>
              <w:spacing w:before="100" w:beforeAutospacing="1" w:after="75"/>
              <w:rPr>
                <w:rFonts w:ascii="Helvetica" w:hAnsi="Helvetica" w:cs="Helvetica"/>
                <w:color w:val="333333"/>
                <w:sz w:val="20"/>
                <w:lang w:eastAsia="ja-JP"/>
              </w:rPr>
            </w:pPr>
            <w:r>
              <w:rPr>
                <w:szCs w:val="22"/>
              </w:rPr>
              <w:t>From home pages, Guest,</w:t>
            </w:r>
            <w:ins w:id="67" w:author="PC" w:date="2019-03-16T23:02:00Z">
              <w:r w:rsidR="00FB659F">
                <w:rPr>
                  <w:szCs w:val="22"/>
                </w:rPr>
                <w:t xml:space="preserve"> </w:t>
              </w:r>
            </w:ins>
            <w:r>
              <w:rPr>
                <w:szCs w:val="22"/>
              </w:rPr>
              <w:t xml:space="preserve">User click on </w:t>
            </w:r>
            <w:r w:rsidR="009C39B4">
              <w:rPr>
                <w:szCs w:val="22"/>
              </w:rPr>
              <w:t>view cart, all product in cart will display and show total price of order</w:t>
            </w:r>
          </w:p>
        </w:tc>
      </w:tr>
      <w:tr w:rsidR="009A3284" w:rsidRPr="00DA4AC1" w:rsidTr="002A5E51">
        <w:trPr>
          <w:trHeight w:val="1342"/>
        </w:trPr>
        <w:tc>
          <w:tcPr>
            <w:tcW w:w="1921" w:type="dxa"/>
          </w:tcPr>
          <w:p w:rsidR="009A3284" w:rsidRPr="00DA4AC1" w:rsidRDefault="009A3284" w:rsidP="002A5E51">
            <w:pPr>
              <w:jc w:val="right"/>
              <w:rPr>
                <w:szCs w:val="22"/>
              </w:rPr>
            </w:pPr>
            <w:r w:rsidRPr="00DA4AC1">
              <w:rPr>
                <w:szCs w:val="22"/>
              </w:rPr>
              <w:t>Preconditions:</w:t>
            </w:r>
          </w:p>
        </w:tc>
        <w:tc>
          <w:tcPr>
            <w:tcW w:w="8260" w:type="dxa"/>
            <w:gridSpan w:val="3"/>
          </w:tcPr>
          <w:p w:rsidR="009A3284" w:rsidRPr="005A6070" w:rsidRDefault="009A3284" w:rsidP="002A5E51">
            <w:pPr>
              <w:spacing w:line="240" w:lineRule="auto"/>
              <w:ind w:left="326" w:hanging="214"/>
              <w:rPr>
                <w:szCs w:val="22"/>
              </w:rPr>
            </w:pPr>
            <w:r>
              <w:rPr>
                <w:szCs w:val="22"/>
              </w:rPr>
              <w:t>1 Guest,</w:t>
            </w:r>
            <w:ins w:id="68" w:author="PC" w:date="2019-03-16T23:02:00Z">
              <w:r w:rsidR="00FB659F">
                <w:rPr>
                  <w:szCs w:val="22"/>
                </w:rPr>
                <w:t xml:space="preserve"> </w:t>
              </w:r>
            </w:ins>
            <w:r>
              <w:rPr>
                <w:szCs w:val="22"/>
              </w:rPr>
              <w:t>User</w:t>
            </w:r>
            <w:r w:rsidRPr="005A6070">
              <w:rPr>
                <w:szCs w:val="22"/>
              </w:rPr>
              <w:t xml:space="preserve"> go to Home Page</w:t>
            </w:r>
          </w:p>
          <w:p w:rsidR="009A3284" w:rsidRPr="00D33E05" w:rsidRDefault="009A3284" w:rsidP="002A5E51">
            <w:pPr>
              <w:pStyle w:val="ListParagraph"/>
              <w:spacing w:line="240" w:lineRule="auto"/>
              <w:ind w:left="326" w:hanging="214"/>
              <w:rPr>
                <w:szCs w:val="22"/>
              </w:rPr>
            </w:pPr>
            <w:r>
              <w:rPr>
                <w:szCs w:val="22"/>
              </w:rPr>
              <w:t xml:space="preserve">2 </w:t>
            </w:r>
            <w:r w:rsidR="00CC5737">
              <w:rPr>
                <w:szCs w:val="22"/>
              </w:rPr>
              <w:t>click view cart button</w:t>
            </w:r>
          </w:p>
          <w:p w:rsidR="009A3284" w:rsidRPr="00531AD8" w:rsidRDefault="009A3284" w:rsidP="002A5E51">
            <w:pPr>
              <w:spacing w:line="240" w:lineRule="auto"/>
              <w:rPr>
                <w:szCs w:val="22"/>
              </w:rPr>
            </w:pPr>
          </w:p>
        </w:tc>
      </w:tr>
      <w:tr w:rsidR="009A3284" w:rsidRPr="00DA4AC1" w:rsidTr="002A5E51">
        <w:trPr>
          <w:trHeight w:val="339"/>
        </w:trPr>
        <w:tc>
          <w:tcPr>
            <w:tcW w:w="1921" w:type="dxa"/>
          </w:tcPr>
          <w:p w:rsidR="009A3284" w:rsidRPr="00DA4AC1" w:rsidRDefault="009A3284" w:rsidP="002A5E51">
            <w:pPr>
              <w:jc w:val="right"/>
              <w:rPr>
                <w:szCs w:val="22"/>
              </w:rPr>
            </w:pPr>
            <w:r w:rsidRPr="00DA4AC1">
              <w:rPr>
                <w:szCs w:val="22"/>
              </w:rPr>
              <w:t>Post conditions:</w:t>
            </w:r>
          </w:p>
        </w:tc>
        <w:tc>
          <w:tcPr>
            <w:tcW w:w="8260" w:type="dxa"/>
            <w:gridSpan w:val="3"/>
            <w:tcBorders>
              <w:bottom w:val="single" w:sz="6" w:space="0" w:color="auto"/>
            </w:tcBorders>
          </w:tcPr>
          <w:p w:rsidR="009A3284" w:rsidRPr="005A6070" w:rsidRDefault="009A3284" w:rsidP="002A5E51">
            <w:pPr>
              <w:rPr>
                <w:szCs w:val="22"/>
              </w:rPr>
            </w:pPr>
            <w:r>
              <w:rPr>
                <w:szCs w:val="22"/>
              </w:rPr>
              <w:t>N/a</w:t>
            </w:r>
          </w:p>
        </w:tc>
      </w:tr>
      <w:tr w:rsidR="009A3284" w:rsidRPr="00DA4AC1" w:rsidTr="002A5E51">
        <w:trPr>
          <w:trHeight w:val="1423"/>
        </w:trPr>
        <w:tc>
          <w:tcPr>
            <w:tcW w:w="1921" w:type="dxa"/>
          </w:tcPr>
          <w:p w:rsidR="009A3284" w:rsidRPr="00DA4AC1" w:rsidRDefault="009A3284" w:rsidP="002A5E51">
            <w:pPr>
              <w:jc w:val="right"/>
              <w:rPr>
                <w:szCs w:val="22"/>
              </w:rPr>
            </w:pPr>
            <w:r w:rsidRPr="00DA4AC1">
              <w:rPr>
                <w:szCs w:val="22"/>
              </w:rPr>
              <w:t>Normal Flow:</w:t>
            </w:r>
          </w:p>
        </w:tc>
        <w:tc>
          <w:tcPr>
            <w:tcW w:w="8260" w:type="dxa"/>
            <w:gridSpan w:val="3"/>
            <w:tcBorders>
              <w:top w:val="single" w:sz="6" w:space="0" w:color="auto"/>
              <w:bottom w:val="single" w:sz="4" w:space="0" w:color="auto"/>
            </w:tcBorders>
          </w:tcPr>
          <w:tbl>
            <w:tblPr>
              <w:tblStyle w:val="TableGrid"/>
              <w:tblW w:w="7998" w:type="dxa"/>
              <w:tblInd w:w="9" w:type="dxa"/>
              <w:tblLayout w:type="fixed"/>
              <w:tblLook w:val="04A0" w:firstRow="1" w:lastRow="0" w:firstColumn="1" w:lastColumn="0" w:noHBand="0" w:noVBand="1"/>
            </w:tblPr>
            <w:tblGrid>
              <w:gridCol w:w="999"/>
              <w:gridCol w:w="3164"/>
              <w:gridCol w:w="3835"/>
            </w:tblGrid>
            <w:tr w:rsidR="009A3284" w:rsidTr="002A5E51">
              <w:trPr>
                <w:trHeight w:val="339"/>
              </w:trPr>
              <w:tc>
                <w:tcPr>
                  <w:tcW w:w="999" w:type="dxa"/>
                </w:tcPr>
                <w:p w:rsidR="009A3284" w:rsidRDefault="009A3284" w:rsidP="002A5E51">
                  <w:r>
                    <w:t>Step</w:t>
                  </w:r>
                </w:p>
              </w:tc>
              <w:tc>
                <w:tcPr>
                  <w:tcW w:w="3164" w:type="dxa"/>
                </w:tcPr>
                <w:p w:rsidR="009A3284" w:rsidRDefault="009A3284" w:rsidP="002A5E51">
                  <w:r>
                    <w:t>Actor</w:t>
                  </w:r>
                </w:p>
              </w:tc>
              <w:tc>
                <w:tcPr>
                  <w:tcW w:w="3835" w:type="dxa"/>
                </w:tcPr>
                <w:p w:rsidR="009A3284" w:rsidRDefault="009A3284" w:rsidP="002A5E51">
                  <w:r>
                    <w:t>Action</w:t>
                  </w:r>
                </w:p>
              </w:tc>
            </w:tr>
            <w:tr w:rsidR="009A3284" w:rsidTr="002A5E51">
              <w:trPr>
                <w:trHeight w:val="339"/>
              </w:trPr>
              <w:tc>
                <w:tcPr>
                  <w:tcW w:w="999" w:type="dxa"/>
                </w:tcPr>
                <w:p w:rsidR="009A3284" w:rsidRDefault="009A3284" w:rsidP="002A5E51">
                  <w:r>
                    <w:t>1</w:t>
                  </w:r>
                </w:p>
              </w:tc>
              <w:tc>
                <w:tcPr>
                  <w:tcW w:w="3164" w:type="dxa"/>
                </w:tcPr>
                <w:p w:rsidR="009A3284" w:rsidRDefault="009A3284" w:rsidP="002A5E51">
                  <w:r>
                    <w:t>Guest,</w:t>
                  </w:r>
                  <w:ins w:id="69" w:author="PC" w:date="2019-03-16T23:02:00Z">
                    <w:r w:rsidR="00FB659F">
                      <w:t xml:space="preserve"> </w:t>
                    </w:r>
                  </w:ins>
                  <w:r>
                    <w:t>User</w:t>
                  </w:r>
                </w:p>
              </w:tc>
              <w:tc>
                <w:tcPr>
                  <w:tcW w:w="3835" w:type="dxa"/>
                </w:tcPr>
                <w:p w:rsidR="009A3284" w:rsidRDefault="00CC5737" w:rsidP="002A5E51">
                  <w:r>
                    <w:t>Click view cart</w:t>
                  </w:r>
                </w:p>
              </w:tc>
            </w:tr>
            <w:tr w:rsidR="009A3284" w:rsidTr="002A5E51">
              <w:trPr>
                <w:trHeight w:val="339"/>
              </w:trPr>
              <w:tc>
                <w:tcPr>
                  <w:tcW w:w="999" w:type="dxa"/>
                </w:tcPr>
                <w:p w:rsidR="009A3284" w:rsidRDefault="009A3284" w:rsidP="002A5E51">
                  <w:r>
                    <w:t>2</w:t>
                  </w:r>
                </w:p>
              </w:tc>
              <w:tc>
                <w:tcPr>
                  <w:tcW w:w="3164" w:type="dxa"/>
                </w:tcPr>
                <w:p w:rsidR="009A3284" w:rsidRDefault="009A3284" w:rsidP="002A5E51">
                  <w:r>
                    <w:t>System</w:t>
                  </w:r>
                </w:p>
              </w:tc>
              <w:tc>
                <w:tcPr>
                  <w:tcW w:w="3835" w:type="dxa"/>
                </w:tcPr>
                <w:p w:rsidR="009A3284" w:rsidRDefault="00CC5737" w:rsidP="002A5E51">
                  <w:r>
                    <w:t>Show cart form</w:t>
                  </w:r>
                </w:p>
              </w:tc>
            </w:tr>
          </w:tbl>
          <w:p w:rsidR="009A3284" w:rsidRPr="00DA4AC1" w:rsidRDefault="009A3284" w:rsidP="002A5E51">
            <w:pPr>
              <w:ind w:left="360"/>
              <w:rPr>
                <w:szCs w:val="22"/>
              </w:rPr>
            </w:pPr>
          </w:p>
        </w:tc>
      </w:tr>
      <w:tr w:rsidR="009A3284" w:rsidRPr="00DA4AC1" w:rsidTr="002A5E51">
        <w:trPr>
          <w:trHeight w:val="339"/>
        </w:trPr>
        <w:tc>
          <w:tcPr>
            <w:tcW w:w="1921" w:type="dxa"/>
          </w:tcPr>
          <w:p w:rsidR="009A3284" w:rsidRPr="00DA4AC1" w:rsidRDefault="009A3284" w:rsidP="002A5E51">
            <w:pPr>
              <w:jc w:val="right"/>
              <w:rPr>
                <w:szCs w:val="22"/>
              </w:rPr>
            </w:pPr>
            <w:r w:rsidRPr="00DA4AC1">
              <w:rPr>
                <w:szCs w:val="22"/>
              </w:rPr>
              <w:t>Alternative Flows:</w:t>
            </w:r>
          </w:p>
        </w:tc>
        <w:tc>
          <w:tcPr>
            <w:tcW w:w="8260" w:type="dxa"/>
            <w:gridSpan w:val="3"/>
            <w:tcBorders>
              <w:top w:val="single" w:sz="4" w:space="0" w:color="auto"/>
            </w:tcBorders>
          </w:tcPr>
          <w:p w:rsidR="009A3284" w:rsidRPr="00DA4AC1" w:rsidRDefault="00CC5737" w:rsidP="002A5E51">
            <w:pPr>
              <w:rPr>
                <w:szCs w:val="22"/>
              </w:rPr>
            </w:pPr>
            <w:r>
              <w:rPr>
                <w:szCs w:val="22"/>
              </w:rPr>
              <w:t>At step 2 if</w:t>
            </w:r>
            <w:r w:rsidR="005512DA">
              <w:rPr>
                <w:szCs w:val="22"/>
              </w:rPr>
              <w:t xml:space="preserve"> cart empty</w:t>
            </w:r>
            <w:r>
              <w:rPr>
                <w:szCs w:val="22"/>
              </w:rPr>
              <w:t xml:space="preserve">, the system </w:t>
            </w:r>
            <w:r w:rsidR="005512DA">
              <w:rPr>
                <w:szCs w:val="22"/>
              </w:rPr>
              <w:t>will display “empty</w:t>
            </w:r>
            <w:r>
              <w:rPr>
                <w:szCs w:val="22"/>
              </w:rPr>
              <w:t>”</w:t>
            </w:r>
          </w:p>
        </w:tc>
      </w:tr>
      <w:tr w:rsidR="009A3284" w:rsidRPr="00DA4AC1" w:rsidTr="002A5E51">
        <w:trPr>
          <w:trHeight w:val="339"/>
        </w:trPr>
        <w:tc>
          <w:tcPr>
            <w:tcW w:w="1921" w:type="dxa"/>
          </w:tcPr>
          <w:p w:rsidR="009A3284" w:rsidRPr="00DA4AC1" w:rsidRDefault="009A3284" w:rsidP="002A5E51">
            <w:pPr>
              <w:jc w:val="right"/>
              <w:rPr>
                <w:szCs w:val="22"/>
              </w:rPr>
            </w:pPr>
            <w:r w:rsidRPr="00DA4AC1">
              <w:rPr>
                <w:szCs w:val="22"/>
              </w:rPr>
              <w:t>Exceptions:</w:t>
            </w:r>
          </w:p>
        </w:tc>
        <w:tc>
          <w:tcPr>
            <w:tcW w:w="8260" w:type="dxa"/>
            <w:gridSpan w:val="3"/>
          </w:tcPr>
          <w:p w:rsidR="009A3284" w:rsidRPr="005A6070" w:rsidRDefault="009A3284" w:rsidP="002A5E51">
            <w:pPr>
              <w:rPr>
                <w:szCs w:val="22"/>
              </w:rPr>
            </w:pPr>
            <w:r w:rsidRPr="005A6070">
              <w:rPr>
                <w:szCs w:val="22"/>
              </w:rPr>
              <w:t>Can’t connect with server</w:t>
            </w:r>
          </w:p>
        </w:tc>
      </w:tr>
      <w:tr w:rsidR="009A3284" w:rsidRPr="00DA4AC1" w:rsidTr="002A5E51">
        <w:trPr>
          <w:trHeight w:val="339"/>
        </w:trPr>
        <w:tc>
          <w:tcPr>
            <w:tcW w:w="1921" w:type="dxa"/>
          </w:tcPr>
          <w:p w:rsidR="009A3284" w:rsidRPr="00DA4AC1" w:rsidRDefault="009A3284" w:rsidP="002A5E51">
            <w:pPr>
              <w:jc w:val="right"/>
              <w:rPr>
                <w:szCs w:val="22"/>
              </w:rPr>
            </w:pPr>
            <w:r w:rsidRPr="00DA4AC1">
              <w:rPr>
                <w:szCs w:val="22"/>
              </w:rPr>
              <w:t>Priority:</w:t>
            </w:r>
          </w:p>
        </w:tc>
        <w:tc>
          <w:tcPr>
            <w:tcW w:w="8260" w:type="dxa"/>
            <w:gridSpan w:val="3"/>
          </w:tcPr>
          <w:p w:rsidR="009A3284" w:rsidRPr="00DA4AC1" w:rsidRDefault="009A3284" w:rsidP="002A5E51">
            <w:pPr>
              <w:rPr>
                <w:szCs w:val="22"/>
              </w:rPr>
            </w:pPr>
            <w:r>
              <w:rPr>
                <w:szCs w:val="22"/>
              </w:rPr>
              <w:t>High</w:t>
            </w:r>
          </w:p>
        </w:tc>
      </w:tr>
      <w:tr w:rsidR="009A3284" w:rsidRPr="00DA4AC1" w:rsidTr="002A5E51">
        <w:trPr>
          <w:trHeight w:val="339"/>
        </w:trPr>
        <w:tc>
          <w:tcPr>
            <w:tcW w:w="1921" w:type="dxa"/>
          </w:tcPr>
          <w:p w:rsidR="009A3284" w:rsidRPr="00DA4AC1" w:rsidRDefault="009A3284" w:rsidP="002A5E51">
            <w:pPr>
              <w:jc w:val="right"/>
              <w:rPr>
                <w:szCs w:val="22"/>
              </w:rPr>
            </w:pPr>
            <w:r w:rsidRPr="00DA4AC1">
              <w:rPr>
                <w:szCs w:val="22"/>
              </w:rPr>
              <w:t>Frequency of Use:</w:t>
            </w:r>
          </w:p>
        </w:tc>
        <w:tc>
          <w:tcPr>
            <w:tcW w:w="8260" w:type="dxa"/>
            <w:gridSpan w:val="3"/>
          </w:tcPr>
          <w:p w:rsidR="009A3284" w:rsidRPr="00DA4AC1" w:rsidRDefault="009A3284" w:rsidP="005512DA">
            <w:pPr>
              <w:rPr>
                <w:szCs w:val="22"/>
              </w:rPr>
            </w:pPr>
            <w:r>
              <w:rPr>
                <w:szCs w:val="22"/>
              </w:rPr>
              <w:t xml:space="preserve">When user want to </w:t>
            </w:r>
            <w:r w:rsidR="005512DA">
              <w:rPr>
                <w:szCs w:val="22"/>
              </w:rPr>
              <w:t>see order</w:t>
            </w:r>
          </w:p>
        </w:tc>
      </w:tr>
      <w:tr w:rsidR="009A3284" w:rsidRPr="00DA4AC1" w:rsidTr="002A5E51">
        <w:trPr>
          <w:trHeight w:val="317"/>
        </w:trPr>
        <w:tc>
          <w:tcPr>
            <w:tcW w:w="1921" w:type="dxa"/>
          </w:tcPr>
          <w:p w:rsidR="009A3284" w:rsidRPr="00DA4AC1" w:rsidRDefault="009A3284" w:rsidP="002A5E51">
            <w:pPr>
              <w:jc w:val="right"/>
              <w:rPr>
                <w:szCs w:val="22"/>
              </w:rPr>
            </w:pPr>
            <w:r w:rsidRPr="00DA4AC1">
              <w:rPr>
                <w:szCs w:val="22"/>
              </w:rPr>
              <w:t>Business Rules:</w:t>
            </w:r>
          </w:p>
        </w:tc>
        <w:tc>
          <w:tcPr>
            <w:tcW w:w="8260" w:type="dxa"/>
            <w:gridSpan w:val="3"/>
          </w:tcPr>
          <w:p w:rsidR="009A3284" w:rsidRPr="00DA4AC1" w:rsidRDefault="009A3284" w:rsidP="002A5E51">
            <w:pPr>
              <w:rPr>
                <w:szCs w:val="22"/>
              </w:rPr>
            </w:pPr>
            <w:r>
              <w:rPr>
                <w:szCs w:val="22"/>
              </w:rPr>
              <w:t>N/A</w:t>
            </w:r>
          </w:p>
        </w:tc>
      </w:tr>
      <w:tr w:rsidR="009A3284" w:rsidRPr="00DA4AC1" w:rsidTr="002A5E51">
        <w:trPr>
          <w:trHeight w:val="339"/>
        </w:trPr>
        <w:tc>
          <w:tcPr>
            <w:tcW w:w="1921" w:type="dxa"/>
          </w:tcPr>
          <w:p w:rsidR="009A3284" w:rsidRPr="00DA4AC1" w:rsidRDefault="009A3284" w:rsidP="002A5E51">
            <w:pPr>
              <w:jc w:val="right"/>
              <w:rPr>
                <w:szCs w:val="22"/>
              </w:rPr>
            </w:pPr>
            <w:r w:rsidRPr="00DA4AC1">
              <w:rPr>
                <w:szCs w:val="22"/>
              </w:rPr>
              <w:t>Other Information:</w:t>
            </w:r>
          </w:p>
        </w:tc>
        <w:tc>
          <w:tcPr>
            <w:tcW w:w="8260" w:type="dxa"/>
            <w:gridSpan w:val="3"/>
          </w:tcPr>
          <w:p w:rsidR="009A3284" w:rsidRPr="00DA4AC1" w:rsidRDefault="009A3284" w:rsidP="002A5E51">
            <w:pPr>
              <w:rPr>
                <w:szCs w:val="22"/>
              </w:rPr>
            </w:pPr>
            <w:r>
              <w:rPr>
                <w:szCs w:val="22"/>
              </w:rPr>
              <w:t>N/A</w:t>
            </w:r>
          </w:p>
        </w:tc>
      </w:tr>
      <w:tr w:rsidR="009A3284" w:rsidRPr="00DA4AC1" w:rsidTr="002A5E51">
        <w:trPr>
          <w:trHeight w:val="339"/>
        </w:trPr>
        <w:tc>
          <w:tcPr>
            <w:tcW w:w="1921" w:type="dxa"/>
          </w:tcPr>
          <w:p w:rsidR="009A3284" w:rsidRPr="00DA4AC1" w:rsidRDefault="009A3284" w:rsidP="002A5E51">
            <w:pPr>
              <w:jc w:val="right"/>
              <w:rPr>
                <w:szCs w:val="22"/>
              </w:rPr>
            </w:pPr>
            <w:r w:rsidRPr="00DA4AC1">
              <w:rPr>
                <w:szCs w:val="22"/>
              </w:rPr>
              <w:t>Assumptions:</w:t>
            </w:r>
          </w:p>
        </w:tc>
        <w:tc>
          <w:tcPr>
            <w:tcW w:w="8260" w:type="dxa"/>
            <w:gridSpan w:val="3"/>
          </w:tcPr>
          <w:p w:rsidR="009A3284" w:rsidRPr="00DA4AC1" w:rsidRDefault="009A3284" w:rsidP="002A5E51">
            <w:pPr>
              <w:rPr>
                <w:szCs w:val="22"/>
              </w:rPr>
            </w:pPr>
            <w:r>
              <w:rPr>
                <w:szCs w:val="22"/>
              </w:rPr>
              <w:t>N/A</w:t>
            </w:r>
          </w:p>
        </w:tc>
      </w:tr>
    </w:tbl>
    <w:p w:rsidR="00CA490D" w:rsidRDefault="00CA490D" w:rsidP="00CA490D">
      <w:pPr>
        <w:pStyle w:val="Heading2"/>
        <w:rPr>
          <w:rFonts w:eastAsia="MS Mincho"/>
          <w:sz w:val="32"/>
          <w:szCs w:val="32"/>
        </w:rPr>
      </w:pPr>
      <w:r w:rsidRPr="00CA490D">
        <w:rPr>
          <w:rFonts w:eastAsia="MS Mincho"/>
          <w:sz w:val="32"/>
          <w:szCs w:val="32"/>
        </w:rPr>
        <w:t xml:space="preserve">Edit </w:t>
      </w:r>
      <w:r>
        <w:t>quantity</w:t>
      </w:r>
      <w:r w:rsidRPr="00CA490D">
        <w:rPr>
          <w:rFonts w:eastAsia="MS Mincho"/>
          <w:sz w:val="32"/>
          <w:szCs w:val="32"/>
        </w:rPr>
        <w:t xml:space="preserve"> of each product in shopping cart</w:t>
      </w:r>
    </w:p>
    <w:p w:rsidR="002A5E51" w:rsidRPr="002A5E51" w:rsidRDefault="00CA27C7" w:rsidP="002A5E51">
      <w:pPr>
        <w:pStyle w:val="Title"/>
      </w:pPr>
      <w:r>
        <w:pict>
          <v:shape id="_x0000_i1045" type="#_x0000_t75" style="width:482.5pt;height:193.1pt">
            <v:imagedata r:id="rId35" o:title="EditQuantityDG"/>
          </v:shape>
        </w:pict>
      </w:r>
    </w:p>
    <w:p w:rsidR="00CA490D" w:rsidRDefault="00CA490D" w:rsidP="0054599A">
      <w:pPr>
        <w:pStyle w:val="Heading3"/>
      </w:pPr>
      <w:r w:rsidRPr="005F23D7">
        <w:tab/>
      </w:r>
      <w:r>
        <w:t>Screen Design</w:t>
      </w:r>
    </w:p>
    <w:p w:rsidR="0054599A" w:rsidRPr="0054599A" w:rsidRDefault="00CA27C7" w:rsidP="0054599A">
      <w:pPr>
        <w:pStyle w:val="Title"/>
      </w:pPr>
      <w:r>
        <w:lastRenderedPageBreak/>
        <w:pict>
          <v:shape id="_x0000_i1046" type="#_x0000_t75" style="width:481.55pt;height:164.1pt">
            <v:imagedata r:id="rId36" o:title="editquantity"/>
          </v:shape>
        </w:pict>
      </w:r>
    </w:p>
    <w:p w:rsidR="00CA490D" w:rsidRDefault="00CA490D" w:rsidP="00CA490D">
      <w:pPr>
        <w:pStyle w:val="Heading3"/>
      </w:pPr>
      <w:r w:rsidRPr="005F23D7">
        <w:tab/>
      </w:r>
      <w:r>
        <w:t>Screen Denfinition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756"/>
        <w:gridCol w:w="1137"/>
        <w:gridCol w:w="1537"/>
        <w:gridCol w:w="1357"/>
        <w:gridCol w:w="2407"/>
      </w:tblGrid>
      <w:tr w:rsidR="00CA490D" w:rsidRPr="00A87523" w:rsidTr="002A5E51">
        <w:tc>
          <w:tcPr>
            <w:tcW w:w="670" w:type="dxa"/>
          </w:tcPr>
          <w:p w:rsidR="00CA490D" w:rsidRPr="00A87523" w:rsidRDefault="00CA490D" w:rsidP="002A5E51">
            <w:pPr>
              <w:rPr>
                <w:b/>
              </w:rPr>
            </w:pPr>
            <w:r>
              <w:rPr>
                <w:b/>
              </w:rPr>
              <w:t>STT</w:t>
            </w:r>
          </w:p>
        </w:tc>
        <w:tc>
          <w:tcPr>
            <w:tcW w:w="2756" w:type="dxa"/>
          </w:tcPr>
          <w:p w:rsidR="00CA490D" w:rsidRPr="00A87523" w:rsidRDefault="00CA490D" w:rsidP="002A5E51">
            <w:pPr>
              <w:rPr>
                <w:b/>
              </w:rPr>
            </w:pPr>
            <w:r w:rsidRPr="00A87523">
              <w:rPr>
                <w:b/>
              </w:rPr>
              <w:t>Field Name</w:t>
            </w:r>
          </w:p>
        </w:tc>
        <w:tc>
          <w:tcPr>
            <w:tcW w:w="1137" w:type="dxa"/>
          </w:tcPr>
          <w:p w:rsidR="00CA490D" w:rsidRPr="00A87523" w:rsidRDefault="00CA490D" w:rsidP="002A5E51">
            <w:pPr>
              <w:rPr>
                <w:b/>
              </w:rPr>
            </w:pPr>
            <w:r w:rsidRPr="00A87523">
              <w:rPr>
                <w:b/>
              </w:rPr>
              <w:t>Type</w:t>
            </w:r>
          </w:p>
        </w:tc>
        <w:tc>
          <w:tcPr>
            <w:tcW w:w="1537" w:type="dxa"/>
          </w:tcPr>
          <w:p w:rsidR="00CA490D" w:rsidRPr="00A87523" w:rsidRDefault="00CA490D" w:rsidP="002A5E51">
            <w:pPr>
              <w:rPr>
                <w:b/>
              </w:rPr>
            </w:pPr>
            <w:r w:rsidRPr="00A87523">
              <w:rPr>
                <w:b/>
              </w:rPr>
              <w:t>Mandatory</w:t>
            </w:r>
          </w:p>
        </w:tc>
        <w:tc>
          <w:tcPr>
            <w:tcW w:w="1357" w:type="dxa"/>
          </w:tcPr>
          <w:p w:rsidR="00CA490D" w:rsidRPr="00A87523" w:rsidRDefault="00CA490D" w:rsidP="002A5E51">
            <w:pPr>
              <w:rPr>
                <w:b/>
              </w:rPr>
            </w:pPr>
            <w:r w:rsidRPr="00A87523">
              <w:rPr>
                <w:b/>
              </w:rPr>
              <w:t>Max Length</w:t>
            </w:r>
          </w:p>
        </w:tc>
        <w:tc>
          <w:tcPr>
            <w:tcW w:w="2407" w:type="dxa"/>
          </w:tcPr>
          <w:p w:rsidR="00CA490D" w:rsidRPr="00A87523" w:rsidRDefault="00CA490D" w:rsidP="002A5E51">
            <w:pPr>
              <w:rPr>
                <w:b/>
              </w:rPr>
            </w:pPr>
            <w:r w:rsidRPr="00A87523">
              <w:rPr>
                <w:b/>
              </w:rPr>
              <w:t>Description</w:t>
            </w:r>
          </w:p>
        </w:tc>
      </w:tr>
      <w:tr w:rsidR="00CA490D" w:rsidRPr="003E2079" w:rsidTr="002A5E51">
        <w:tc>
          <w:tcPr>
            <w:tcW w:w="670" w:type="dxa"/>
          </w:tcPr>
          <w:p w:rsidR="00CA490D" w:rsidRPr="003E2079" w:rsidRDefault="00CA490D" w:rsidP="002A5E51">
            <w:r>
              <w:t>1</w:t>
            </w:r>
          </w:p>
        </w:tc>
        <w:tc>
          <w:tcPr>
            <w:tcW w:w="2756" w:type="dxa"/>
          </w:tcPr>
          <w:p w:rsidR="00CA490D" w:rsidRPr="003E2079" w:rsidRDefault="00CA490D" w:rsidP="002A5E51">
            <w:r>
              <w:t>Update</w:t>
            </w:r>
          </w:p>
        </w:tc>
        <w:tc>
          <w:tcPr>
            <w:tcW w:w="1137" w:type="dxa"/>
          </w:tcPr>
          <w:p w:rsidR="00CA490D" w:rsidRPr="003E2079" w:rsidRDefault="00CA490D" w:rsidP="002A5E51">
            <w:r>
              <w:t>Button</w:t>
            </w:r>
          </w:p>
        </w:tc>
        <w:tc>
          <w:tcPr>
            <w:tcW w:w="1537" w:type="dxa"/>
          </w:tcPr>
          <w:p w:rsidR="00CA490D" w:rsidRPr="003E2079" w:rsidRDefault="00CA490D" w:rsidP="002A5E51"/>
        </w:tc>
        <w:tc>
          <w:tcPr>
            <w:tcW w:w="1357" w:type="dxa"/>
          </w:tcPr>
          <w:p w:rsidR="00CA490D" w:rsidRPr="003E2079" w:rsidRDefault="00CA490D" w:rsidP="002A5E51"/>
        </w:tc>
        <w:tc>
          <w:tcPr>
            <w:tcW w:w="2407" w:type="dxa"/>
          </w:tcPr>
          <w:p w:rsidR="00CA490D" w:rsidRPr="003E2079" w:rsidRDefault="00CA490D" w:rsidP="002A5E51">
            <w:r>
              <w:t>Update number of each product in cart</w:t>
            </w:r>
          </w:p>
        </w:tc>
      </w:tr>
      <w:tr w:rsidR="00CA490D" w:rsidRPr="003E2079" w:rsidTr="002A5E51">
        <w:tc>
          <w:tcPr>
            <w:tcW w:w="670" w:type="dxa"/>
          </w:tcPr>
          <w:p w:rsidR="00CA490D" w:rsidRDefault="00CA490D" w:rsidP="002A5E51">
            <w:r>
              <w:t>2</w:t>
            </w:r>
          </w:p>
        </w:tc>
        <w:tc>
          <w:tcPr>
            <w:tcW w:w="2756" w:type="dxa"/>
          </w:tcPr>
          <w:p w:rsidR="00CA490D" w:rsidRDefault="00CA490D" w:rsidP="002A5E51">
            <w:r>
              <w:t>quantity</w:t>
            </w:r>
          </w:p>
        </w:tc>
        <w:tc>
          <w:tcPr>
            <w:tcW w:w="1137" w:type="dxa"/>
          </w:tcPr>
          <w:p w:rsidR="00CA490D" w:rsidRDefault="009F7184" w:rsidP="002A5E51">
            <w:r>
              <w:t>number</w:t>
            </w:r>
          </w:p>
        </w:tc>
        <w:tc>
          <w:tcPr>
            <w:tcW w:w="1537" w:type="dxa"/>
          </w:tcPr>
          <w:p w:rsidR="00CA490D" w:rsidRPr="003E2079" w:rsidRDefault="00CA490D" w:rsidP="002A5E51"/>
        </w:tc>
        <w:tc>
          <w:tcPr>
            <w:tcW w:w="1357" w:type="dxa"/>
          </w:tcPr>
          <w:p w:rsidR="00CA490D" w:rsidRPr="003E2079" w:rsidRDefault="00CA490D" w:rsidP="002A5E51"/>
        </w:tc>
        <w:tc>
          <w:tcPr>
            <w:tcW w:w="2407" w:type="dxa"/>
          </w:tcPr>
          <w:p w:rsidR="00CA490D" w:rsidRDefault="009F7184" w:rsidP="002A5E51">
            <w:r>
              <w:t>Min = 1 max = 10</w:t>
            </w:r>
          </w:p>
        </w:tc>
      </w:tr>
    </w:tbl>
    <w:p w:rsidR="00CA490D" w:rsidRPr="00D33E05" w:rsidRDefault="00CA490D" w:rsidP="00CA490D"/>
    <w:p w:rsidR="00CA490D" w:rsidRDefault="00CA490D" w:rsidP="00CA490D">
      <w:pPr>
        <w:pStyle w:val="Heading3"/>
      </w:pPr>
      <w:r>
        <w:t>Use case Specification</w:t>
      </w:r>
    </w:p>
    <w:tbl>
      <w:tblPr>
        <w:tblW w:w="101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21"/>
        <w:gridCol w:w="2237"/>
        <w:gridCol w:w="1738"/>
        <w:gridCol w:w="4285"/>
      </w:tblGrid>
      <w:tr w:rsidR="00CA490D" w:rsidRPr="00DA4AC1" w:rsidTr="002A5E51">
        <w:trPr>
          <w:trHeight w:val="740"/>
        </w:trPr>
        <w:tc>
          <w:tcPr>
            <w:tcW w:w="1921" w:type="dxa"/>
          </w:tcPr>
          <w:p w:rsidR="00CA490D" w:rsidRPr="00DA4AC1" w:rsidRDefault="00CA490D" w:rsidP="002A5E51">
            <w:pPr>
              <w:jc w:val="right"/>
              <w:rPr>
                <w:szCs w:val="22"/>
              </w:rPr>
            </w:pPr>
            <w:r w:rsidRPr="00DA4AC1">
              <w:rPr>
                <w:szCs w:val="22"/>
              </w:rPr>
              <w:t>UC ID and Name:</w:t>
            </w:r>
          </w:p>
        </w:tc>
        <w:tc>
          <w:tcPr>
            <w:tcW w:w="8260" w:type="dxa"/>
            <w:gridSpan w:val="3"/>
          </w:tcPr>
          <w:p w:rsidR="00CA490D" w:rsidRPr="00DA4AC1" w:rsidRDefault="00CA490D" w:rsidP="009F7184">
            <w:pPr>
              <w:rPr>
                <w:szCs w:val="22"/>
              </w:rPr>
            </w:pPr>
            <w:r>
              <w:rPr>
                <w:rFonts w:ascii="Helvetica" w:hAnsi="Helvetica" w:cs="Helvetica"/>
                <w:color w:val="337AB7"/>
                <w:sz w:val="20"/>
                <w:lang w:eastAsia="ja-JP"/>
              </w:rPr>
              <w:t>UC0</w:t>
            </w:r>
            <w:r w:rsidR="009F7184">
              <w:rPr>
                <w:rFonts w:ascii="Helvetica" w:hAnsi="Helvetica" w:cs="Helvetica"/>
                <w:color w:val="337AB7"/>
                <w:sz w:val="20"/>
                <w:lang w:eastAsia="ja-JP"/>
              </w:rPr>
              <w:t>9_Update quantity of each product</w:t>
            </w:r>
          </w:p>
        </w:tc>
      </w:tr>
      <w:tr w:rsidR="00CA490D" w:rsidRPr="00DA4AC1" w:rsidTr="0035503F">
        <w:trPr>
          <w:trHeight w:val="339"/>
        </w:trPr>
        <w:tc>
          <w:tcPr>
            <w:tcW w:w="1921" w:type="dxa"/>
          </w:tcPr>
          <w:p w:rsidR="00CA490D" w:rsidRPr="00DA4AC1" w:rsidRDefault="00CA490D" w:rsidP="002A5E51">
            <w:pPr>
              <w:jc w:val="right"/>
              <w:rPr>
                <w:szCs w:val="22"/>
              </w:rPr>
            </w:pPr>
            <w:r w:rsidRPr="00DA4AC1">
              <w:rPr>
                <w:szCs w:val="22"/>
              </w:rPr>
              <w:t>Created By:</w:t>
            </w:r>
          </w:p>
        </w:tc>
        <w:tc>
          <w:tcPr>
            <w:tcW w:w="2237" w:type="dxa"/>
          </w:tcPr>
          <w:p w:rsidR="00CA490D" w:rsidRPr="00DA4AC1" w:rsidRDefault="00CA490D" w:rsidP="002A5E51">
            <w:pPr>
              <w:rPr>
                <w:szCs w:val="22"/>
              </w:rPr>
            </w:pPr>
            <w:r>
              <w:rPr>
                <w:szCs w:val="22"/>
              </w:rPr>
              <w:t>Thienndse05883</w:t>
            </w:r>
          </w:p>
        </w:tc>
        <w:tc>
          <w:tcPr>
            <w:tcW w:w="1738" w:type="dxa"/>
          </w:tcPr>
          <w:p w:rsidR="00CA490D" w:rsidRPr="00DA4AC1" w:rsidRDefault="00CA490D" w:rsidP="002A5E51">
            <w:pPr>
              <w:jc w:val="right"/>
              <w:rPr>
                <w:szCs w:val="22"/>
              </w:rPr>
            </w:pPr>
            <w:r w:rsidRPr="00DA4AC1">
              <w:rPr>
                <w:szCs w:val="22"/>
              </w:rPr>
              <w:t>Date Created:</w:t>
            </w:r>
          </w:p>
        </w:tc>
        <w:tc>
          <w:tcPr>
            <w:tcW w:w="4285" w:type="dxa"/>
          </w:tcPr>
          <w:p w:rsidR="00CA490D" w:rsidRPr="00DA4AC1" w:rsidRDefault="00CA490D" w:rsidP="002A5E51">
            <w:pPr>
              <w:rPr>
                <w:szCs w:val="22"/>
              </w:rPr>
            </w:pPr>
            <w:r>
              <w:rPr>
                <w:szCs w:val="22"/>
              </w:rPr>
              <w:t>21/01/2019</w:t>
            </w:r>
          </w:p>
        </w:tc>
      </w:tr>
      <w:tr w:rsidR="00CA490D" w:rsidRPr="00DA4AC1" w:rsidTr="0035503F">
        <w:trPr>
          <w:trHeight w:val="339"/>
        </w:trPr>
        <w:tc>
          <w:tcPr>
            <w:tcW w:w="1921" w:type="dxa"/>
          </w:tcPr>
          <w:p w:rsidR="00CA490D" w:rsidRPr="00DA4AC1" w:rsidRDefault="00CA490D" w:rsidP="002A5E51">
            <w:pPr>
              <w:jc w:val="right"/>
              <w:rPr>
                <w:szCs w:val="22"/>
              </w:rPr>
            </w:pPr>
            <w:r w:rsidRPr="00DA4AC1">
              <w:rPr>
                <w:szCs w:val="22"/>
              </w:rPr>
              <w:t>Primary Actor:</w:t>
            </w:r>
          </w:p>
        </w:tc>
        <w:tc>
          <w:tcPr>
            <w:tcW w:w="2237" w:type="dxa"/>
          </w:tcPr>
          <w:p w:rsidR="00CA490D" w:rsidRPr="00DA4AC1" w:rsidRDefault="00CA490D" w:rsidP="002A5E51">
            <w:pPr>
              <w:rPr>
                <w:szCs w:val="22"/>
              </w:rPr>
            </w:pPr>
            <w:r>
              <w:rPr>
                <w:szCs w:val="22"/>
              </w:rPr>
              <w:t>Guest,</w:t>
            </w:r>
            <w:ins w:id="70" w:author="PC" w:date="2019-03-16T23:01:00Z">
              <w:r w:rsidR="00FB659F">
                <w:rPr>
                  <w:szCs w:val="22"/>
                </w:rPr>
                <w:t xml:space="preserve"> </w:t>
              </w:r>
            </w:ins>
            <w:r>
              <w:rPr>
                <w:szCs w:val="22"/>
              </w:rPr>
              <w:t>User</w:t>
            </w:r>
          </w:p>
        </w:tc>
        <w:tc>
          <w:tcPr>
            <w:tcW w:w="1738" w:type="dxa"/>
          </w:tcPr>
          <w:p w:rsidR="00CA490D" w:rsidRPr="00DA4AC1" w:rsidRDefault="00CA490D" w:rsidP="002A5E51">
            <w:pPr>
              <w:jc w:val="right"/>
              <w:rPr>
                <w:szCs w:val="22"/>
              </w:rPr>
            </w:pPr>
            <w:r w:rsidRPr="00DA4AC1">
              <w:rPr>
                <w:szCs w:val="22"/>
              </w:rPr>
              <w:t>Secondary Actors:</w:t>
            </w:r>
          </w:p>
        </w:tc>
        <w:tc>
          <w:tcPr>
            <w:tcW w:w="4285" w:type="dxa"/>
          </w:tcPr>
          <w:p w:rsidR="00CA490D" w:rsidRPr="00DA4AC1" w:rsidRDefault="00CA490D" w:rsidP="002A5E51">
            <w:pPr>
              <w:rPr>
                <w:szCs w:val="22"/>
              </w:rPr>
            </w:pPr>
            <w:r>
              <w:rPr>
                <w:szCs w:val="22"/>
              </w:rPr>
              <w:t>Guest,</w:t>
            </w:r>
            <w:ins w:id="71" w:author="PC" w:date="2019-03-16T23:01:00Z">
              <w:r w:rsidR="00FB659F">
                <w:rPr>
                  <w:szCs w:val="22"/>
                </w:rPr>
                <w:t xml:space="preserve"> </w:t>
              </w:r>
            </w:ins>
            <w:r>
              <w:rPr>
                <w:szCs w:val="22"/>
              </w:rPr>
              <w:t>User</w:t>
            </w:r>
          </w:p>
        </w:tc>
      </w:tr>
      <w:tr w:rsidR="00CA490D" w:rsidRPr="00BA6EAF" w:rsidTr="002A5E51">
        <w:trPr>
          <w:trHeight w:val="397"/>
        </w:trPr>
        <w:tc>
          <w:tcPr>
            <w:tcW w:w="1921" w:type="dxa"/>
          </w:tcPr>
          <w:p w:rsidR="00CA490D" w:rsidRPr="00DA4AC1" w:rsidRDefault="00CA490D" w:rsidP="002A5E51">
            <w:pPr>
              <w:jc w:val="right"/>
              <w:rPr>
                <w:szCs w:val="22"/>
              </w:rPr>
            </w:pPr>
            <w:r w:rsidRPr="00DA4AC1">
              <w:rPr>
                <w:szCs w:val="22"/>
              </w:rPr>
              <w:t>Trigger:</w:t>
            </w:r>
          </w:p>
        </w:tc>
        <w:tc>
          <w:tcPr>
            <w:tcW w:w="8260" w:type="dxa"/>
            <w:gridSpan w:val="3"/>
          </w:tcPr>
          <w:p w:rsidR="00CA490D" w:rsidRPr="00531AD8" w:rsidRDefault="00CA490D" w:rsidP="009F7184">
            <w:pPr>
              <w:shd w:val="clear" w:color="auto" w:fill="FFFFFF"/>
              <w:spacing w:before="100" w:beforeAutospacing="1" w:after="75"/>
              <w:rPr>
                <w:rFonts w:ascii="Helvetica" w:hAnsi="Helvetica" w:cs="Helvetica"/>
                <w:color w:val="333333"/>
                <w:szCs w:val="24"/>
                <w:lang w:eastAsia="ja-JP"/>
              </w:rPr>
            </w:pPr>
            <w:r w:rsidRPr="00531AD8">
              <w:rPr>
                <w:szCs w:val="24"/>
              </w:rPr>
              <w:t>Guest,</w:t>
            </w:r>
            <w:ins w:id="72" w:author="PC" w:date="2019-03-16T23:01:00Z">
              <w:r w:rsidR="00FB659F">
                <w:rPr>
                  <w:szCs w:val="24"/>
                </w:rPr>
                <w:t xml:space="preserve"> </w:t>
              </w:r>
            </w:ins>
            <w:r w:rsidRPr="00531AD8">
              <w:rPr>
                <w:szCs w:val="24"/>
              </w:rPr>
              <w:t>User</w:t>
            </w:r>
            <w:r w:rsidRPr="00531AD8">
              <w:rPr>
                <w:rFonts w:ascii="Helvetica" w:hAnsi="Helvetica" w:cs="Helvetica"/>
                <w:color w:val="333333"/>
                <w:szCs w:val="24"/>
                <w:lang w:eastAsia="ja-JP"/>
              </w:rPr>
              <w:t xml:space="preserve"> click </w:t>
            </w:r>
            <w:r w:rsidRPr="00531AD8">
              <w:rPr>
                <w:szCs w:val="24"/>
              </w:rPr>
              <w:t>on</w:t>
            </w:r>
            <w:r w:rsidRPr="00531AD8">
              <w:rPr>
                <w:rFonts w:ascii="Helvetica" w:hAnsi="Helvetica" w:cs="Helvetica"/>
                <w:color w:val="333333"/>
                <w:szCs w:val="24"/>
                <w:lang w:eastAsia="ja-JP"/>
              </w:rPr>
              <w:t xml:space="preserve"> </w:t>
            </w:r>
            <w:r w:rsidR="009F7184">
              <w:rPr>
                <w:szCs w:val="24"/>
              </w:rPr>
              <w:t>Update cart button</w:t>
            </w:r>
          </w:p>
        </w:tc>
      </w:tr>
      <w:tr w:rsidR="00CA490D" w:rsidRPr="00DA4AC1" w:rsidTr="002A5E51">
        <w:trPr>
          <w:trHeight w:val="779"/>
        </w:trPr>
        <w:tc>
          <w:tcPr>
            <w:tcW w:w="1921" w:type="dxa"/>
          </w:tcPr>
          <w:p w:rsidR="00CA490D" w:rsidRPr="00DA4AC1" w:rsidRDefault="00CA490D" w:rsidP="002A5E51">
            <w:pPr>
              <w:jc w:val="right"/>
              <w:rPr>
                <w:szCs w:val="22"/>
              </w:rPr>
            </w:pPr>
            <w:r w:rsidRPr="00DA4AC1">
              <w:rPr>
                <w:szCs w:val="22"/>
              </w:rPr>
              <w:t>Description:</w:t>
            </w:r>
          </w:p>
        </w:tc>
        <w:tc>
          <w:tcPr>
            <w:tcW w:w="8260" w:type="dxa"/>
            <w:gridSpan w:val="3"/>
          </w:tcPr>
          <w:p w:rsidR="00CA490D" w:rsidRPr="00BA6EAF" w:rsidRDefault="00CA490D" w:rsidP="00E25ADD">
            <w:pPr>
              <w:shd w:val="clear" w:color="auto" w:fill="FFFFFF"/>
              <w:spacing w:before="100" w:beforeAutospacing="1" w:after="75"/>
              <w:rPr>
                <w:rFonts w:ascii="Helvetica" w:hAnsi="Helvetica" w:cs="Helvetica"/>
                <w:color w:val="333333"/>
                <w:sz w:val="20"/>
                <w:lang w:eastAsia="ja-JP"/>
              </w:rPr>
            </w:pPr>
            <w:r>
              <w:rPr>
                <w:szCs w:val="22"/>
              </w:rPr>
              <w:t>From home pages, Guest,</w:t>
            </w:r>
            <w:ins w:id="73" w:author="PC" w:date="2019-03-16T23:01:00Z">
              <w:r w:rsidR="00FB659F">
                <w:rPr>
                  <w:szCs w:val="22"/>
                </w:rPr>
                <w:t xml:space="preserve"> </w:t>
              </w:r>
            </w:ins>
            <w:r>
              <w:rPr>
                <w:szCs w:val="22"/>
              </w:rPr>
              <w:t xml:space="preserve">User click on view cart, all product in cart will display and </w:t>
            </w:r>
            <w:r w:rsidR="00E25ADD">
              <w:rPr>
                <w:szCs w:val="22"/>
              </w:rPr>
              <w:t>user, guest can update quantity of each product</w:t>
            </w:r>
          </w:p>
        </w:tc>
      </w:tr>
      <w:tr w:rsidR="00CA490D" w:rsidRPr="00DA4AC1" w:rsidTr="002A5E51">
        <w:trPr>
          <w:trHeight w:val="1342"/>
        </w:trPr>
        <w:tc>
          <w:tcPr>
            <w:tcW w:w="1921" w:type="dxa"/>
          </w:tcPr>
          <w:p w:rsidR="00CA490D" w:rsidRPr="00DA4AC1" w:rsidRDefault="00CA490D" w:rsidP="002A5E51">
            <w:pPr>
              <w:jc w:val="right"/>
              <w:rPr>
                <w:szCs w:val="22"/>
              </w:rPr>
            </w:pPr>
            <w:r w:rsidRPr="00DA4AC1">
              <w:rPr>
                <w:szCs w:val="22"/>
              </w:rPr>
              <w:t>Preconditions:</w:t>
            </w:r>
          </w:p>
        </w:tc>
        <w:tc>
          <w:tcPr>
            <w:tcW w:w="8260" w:type="dxa"/>
            <w:gridSpan w:val="3"/>
          </w:tcPr>
          <w:p w:rsidR="00CA490D" w:rsidRPr="005A6070" w:rsidRDefault="00CA490D" w:rsidP="002A5E51">
            <w:pPr>
              <w:spacing w:line="240" w:lineRule="auto"/>
              <w:ind w:left="326" w:hanging="214"/>
              <w:rPr>
                <w:szCs w:val="22"/>
              </w:rPr>
            </w:pPr>
            <w:r>
              <w:rPr>
                <w:szCs w:val="22"/>
              </w:rPr>
              <w:t>1 Guest,</w:t>
            </w:r>
            <w:ins w:id="74" w:author="PC" w:date="2019-03-16T23:01:00Z">
              <w:r w:rsidR="00FB659F">
                <w:rPr>
                  <w:szCs w:val="22"/>
                </w:rPr>
                <w:t xml:space="preserve"> </w:t>
              </w:r>
            </w:ins>
            <w:r>
              <w:rPr>
                <w:szCs w:val="22"/>
              </w:rPr>
              <w:t>User</w:t>
            </w:r>
            <w:r w:rsidRPr="005A6070">
              <w:rPr>
                <w:szCs w:val="22"/>
              </w:rPr>
              <w:t xml:space="preserve"> go to Home Page</w:t>
            </w:r>
          </w:p>
          <w:p w:rsidR="00CA490D" w:rsidRDefault="00CA490D" w:rsidP="002A5E51">
            <w:pPr>
              <w:pStyle w:val="ListParagraph"/>
              <w:spacing w:line="240" w:lineRule="auto"/>
              <w:ind w:left="326" w:hanging="214"/>
              <w:rPr>
                <w:szCs w:val="22"/>
              </w:rPr>
            </w:pPr>
            <w:r>
              <w:rPr>
                <w:szCs w:val="22"/>
              </w:rPr>
              <w:t xml:space="preserve">2 click </w:t>
            </w:r>
            <w:r w:rsidR="00E25ADD">
              <w:rPr>
                <w:szCs w:val="22"/>
              </w:rPr>
              <w:t xml:space="preserve">on </w:t>
            </w:r>
            <w:r>
              <w:rPr>
                <w:szCs w:val="22"/>
              </w:rPr>
              <w:t>view cart button</w:t>
            </w:r>
          </w:p>
          <w:p w:rsidR="00E25ADD" w:rsidRDefault="00E25ADD" w:rsidP="002A5E51">
            <w:pPr>
              <w:pStyle w:val="ListParagraph"/>
              <w:spacing w:line="240" w:lineRule="auto"/>
              <w:ind w:left="326" w:hanging="214"/>
            </w:pPr>
            <w:r>
              <w:rPr>
                <w:szCs w:val="22"/>
              </w:rPr>
              <w:t xml:space="preserve">3 change </w:t>
            </w:r>
            <w:r>
              <w:t>quantity</w:t>
            </w:r>
          </w:p>
          <w:p w:rsidR="00E25ADD" w:rsidRPr="00D33E05" w:rsidRDefault="00E25ADD" w:rsidP="002A5E51">
            <w:pPr>
              <w:pStyle w:val="ListParagraph"/>
              <w:spacing w:line="240" w:lineRule="auto"/>
              <w:ind w:left="326" w:hanging="214"/>
              <w:rPr>
                <w:szCs w:val="22"/>
              </w:rPr>
            </w:pPr>
            <w:r>
              <w:rPr>
                <w:szCs w:val="22"/>
              </w:rPr>
              <w:t>4 click  on update button</w:t>
            </w:r>
          </w:p>
          <w:p w:rsidR="00CA490D" w:rsidRPr="00531AD8" w:rsidRDefault="00CA490D" w:rsidP="002A5E51">
            <w:pPr>
              <w:spacing w:line="240" w:lineRule="auto"/>
              <w:rPr>
                <w:szCs w:val="22"/>
              </w:rPr>
            </w:pPr>
          </w:p>
        </w:tc>
      </w:tr>
      <w:tr w:rsidR="00CA490D" w:rsidRPr="00DA4AC1" w:rsidTr="002A5E51">
        <w:trPr>
          <w:trHeight w:val="339"/>
        </w:trPr>
        <w:tc>
          <w:tcPr>
            <w:tcW w:w="1921" w:type="dxa"/>
          </w:tcPr>
          <w:p w:rsidR="00CA490D" w:rsidRPr="00DA4AC1" w:rsidRDefault="00CA490D" w:rsidP="002A5E51">
            <w:pPr>
              <w:jc w:val="right"/>
              <w:rPr>
                <w:szCs w:val="22"/>
              </w:rPr>
            </w:pPr>
            <w:r w:rsidRPr="00DA4AC1">
              <w:rPr>
                <w:szCs w:val="22"/>
              </w:rPr>
              <w:t>Post conditions:</w:t>
            </w:r>
          </w:p>
        </w:tc>
        <w:tc>
          <w:tcPr>
            <w:tcW w:w="8260" w:type="dxa"/>
            <w:gridSpan w:val="3"/>
            <w:tcBorders>
              <w:bottom w:val="single" w:sz="6" w:space="0" w:color="auto"/>
            </w:tcBorders>
          </w:tcPr>
          <w:p w:rsidR="00CA490D" w:rsidRPr="005A6070" w:rsidRDefault="00E25ADD" w:rsidP="002A5E51">
            <w:pPr>
              <w:rPr>
                <w:szCs w:val="22"/>
              </w:rPr>
            </w:pPr>
            <w:r>
              <w:rPr>
                <w:szCs w:val="22"/>
              </w:rPr>
              <w:t xml:space="preserve">Validate data and check </w:t>
            </w:r>
            <w:r>
              <w:t>quantity of product in database</w:t>
            </w:r>
          </w:p>
        </w:tc>
      </w:tr>
      <w:tr w:rsidR="00CA490D" w:rsidRPr="00DA4AC1" w:rsidTr="002A5E51">
        <w:trPr>
          <w:trHeight w:val="1423"/>
        </w:trPr>
        <w:tc>
          <w:tcPr>
            <w:tcW w:w="1921" w:type="dxa"/>
          </w:tcPr>
          <w:p w:rsidR="00CA490D" w:rsidRPr="00DA4AC1" w:rsidRDefault="00CA490D" w:rsidP="002A5E51">
            <w:pPr>
              <w:jc w:val="right"/>
              <w:rPr>
                <w:szCs w:val="22"/>
              </w:rPr>
            </w:pPr>
            <w:r w:rsidRPr="00DA4AC1">
              <w:rPr>
                <w:szCs w:val="22"/>
              </w:rPr>
              <w:t>Normal Flow:</w:t>
            </w:r>
          </w:p>
        </w:tc>
        <w:tc>
          <w:tcPr>
            <w:tcW w:w="8260" w:type="dxa"/>
            <w:gridSpan w:val="3"/>
            <w:tcBorders>
              <w:top w:val="single" w:sz="6" w:space="0" w:color="auto"/>
              <w:bottom w:val="single" w:sz="4" w:space="0" w:color="auto"/>
            </w:tcBorders>
          </w:tcPr>
          <w:tbl>
            <w:tblPr>
              <w:tblStyle w:val="TableGrid"/>
              <w:tblW w:w="7998" w:type="dxa"/>
              <w:tblInd w:w="9" w:type="dxa"/>
              <w:tblLayout w:type="fixed"/>
              <w:tblLook w:val="04A0" w:firstRow="1" w:lastRow="0" w:firstColumn="1" w:lastColumn="0" w:noHBand="0" w:noVBand="1"/>
            </w:tblPr>
            <w:tblGrid>
              <w:gridCol w:w="999"/>
              <w:gridCol w:w="3164"/>
              <w:gridCol w:w="3835"/>
            </w:tblGrid>
            <w:tr w:rsidR="00CA490D" w:rsidTr="002A5E51">
              <w:trPr>
                <w:trHeight w:val="339"/>
              </w:trPr>
              <w:tc>
                <w:tcPr>
                  <w:tcW w:w="999" w:type="dxa"/>
                </w:tcPr>
                <w:p w:rsidR="00CA490D" w:rsidRDefault="00CA490D" w:rsidP="002A5E51">
                  <w:r>
                    <w:t>Step</w:t>
                  </w:r>
                </w:p>
              </w:tc>
              <w:tc>
                <w:tcPr>
                  <w:tcW w:w="3164" w:type="dxa"/>
                </w:tcPr>
                <w:p w:rsidR="00CA490D" w:rsidRDefault="00CA490D" w:rsidP="002A5E51">
                  <w:r>
                    <w:t>Actor</w:t>
                  </w:r>
                </w:p>
              </w:tc>
              <w:tc>
                <w:tcPr>
                  <w:tcW w:w="3835" w:type="dxa"/>
                </w:tcPr>
                <w:p w:rsidR="00CA490D" w:rsidRDefault="00CA490D" w:rsidP="002A5E51">
                  <w:r>
                    <w:t>Action</w:t>
                  </w:r>
                </w:p>
              </w:tc>
            </w:tr>
            <w:tr w:rsidR="00CA490D" w:rsidTr="002A5E51">
              <w:trPr>
                <w:trHeight w:val="339"/>
              </w:trPr>
              <w:tc>
                <w:tcPr>
                  <w:tcW w:w="999" w:type="dxa"/>
                </w:tcPr>
                <w:p w:rsidR="00CA490D" w:rsidRDefault="00CA490D" w:rsidP="002A5E51">
                  <w:r>
                    <w:t>1</w:t>
                  </w:r>
                </w:p>
              </w:tc>
              <w:tc>
                <w:tcPr>
                  <w:tcW w:w="3164" w:type="dxa"/>
                </w:tcPr>
                <w:p w:rsidR="00CA490D" w:rsidRDefault="00CA490D" w:rsidP="002A5E51">
                  <w:r>
                    <w:t>Guest,</w:t>
                  </w:r>
                  <w:ins w:id="75" w:author="PC" w:date="2019-03-16T23:01:00Z">
                    <w:r w:rsidR="00FB659F">
                      <w:t xml:space="preserve"> </w:t>
                    </w:r>
                  </w:ins>
                  <w:r>
                    <w:t>User</w:t>
                  </w:r>
                </w:p>
              </w:tc>
              <w:tc>
                <w:tcPr>
                  <w:tcW w:w="3835" w:type="dxa"/>
                </w:tcPr>
                <w:p w:rsidR="00CA490D" w:rsidRDefault="00CA490D" w:rsidP="002A5E51">
                  <w:r>
                    <w:t>Click view cart</w:t>
                  </w:r>
                </w:p>
              </w:tc>
            </w:tr>
            <w:tr w:rsidR="00CA490D" w:rsidTr="002A5E51">
              <w:trPr>
                <w:trHeight w:val="339"/>
              </w:trPr>
              <w:tc>
                <w:tcPr>
                  <w:tcW w:w="999" w:type="dxa"/>
                </w:tcPr>
                <w:p w:rsidR="00CA490D" w:rsidRDefault="00CA490D" w:rsidP="002A5E51">
                  <w:r>
                    <w:t>2</w:t>
                  </w:r>
                </w:p>
              </w:tc>
              <w:tc>
                <w:tcPr>
                  <w:tcW w:w="3164" w:type="dxa"/>
                </w:tcPr>
                <w:p w:rsidR="00CA490D" w:rsidRDefault="00CA490D" w:rsidP="002A5E51">
                  <w:r>
                    <w:t>System</w:t>
                  </w:r>
                </w:p>
              </w:tc>
              <w:tc>
                <w:tcPr>
                  <w:tcW w:w="3835" w:type="dxa"/>
                </w:tcPr>
                <w:p w:rsidR="00CA490D" w:rsidRDefault="00CA490D" w:rsidP="002A5E51">
                  <w:r>
                    <w:t>Show cart form</w:t>
                  </w:r>
                </w:p>
              </w:tc>
            </w:tr>
            <w:tr w:rsidR="00E25ADD" w:rsidTr="002A5E51">
              <w:trPr>
                <w:trHeight w:val="339"/>
              </w:trPr>
              <w:tc>
                <w:tcPr>
                  <w:tcW w:w="999" w:type="dxa"/>
                </w:tcPr>
                <w:p w:rsidR="00E25ADD" w:rsidRDefault="00E25ADD" w:rsidP="002A5E51">
                  <w:r>
                    <w:t>3</w:t>
                  </w:r>
                </w:p>
              </w:tc>
              <w:tc>
                <w:tcPr>
                  <w:tcW w:w="3164" w:type="dxa"/>
                </w:tcPr>
                <w:p w:rsidR="00E25ADD" w:rsidRDefault="00E25ADD" w:rsidP="002A5E51">
                  <w:r>
                    <w:t>Guest,</w:t>
                  </w:r>
                  <w:ins w:id="76" w:author="PC" w:date="2019-03-16T23:01:00Z">
                    <w:r w:rsidR="00FB659F">
                      <w:t xml:space="preserve"> </w:t>
                    </w:r>
                  </w:ins>
                  <w:r>
                    <w:t>User</w:t>
                  </w:r>
                </w:p>
              </w:tc>
              <w:tc>
                <w:tcPr>
                  <w:tcW w:w="3835" w:type="dxa"/>
                </w:tcPr>
                <w:p w:rsidR="00E25ADD" w:rsidRDefault="00E25ADD" w:rsidP="002A5E51">
                  <w:r>
                    <w:t>Change quantity and click on update cart button</w:t>
                  </w:r>
                </w:p>
              </w:tc>
            </w:tr>
            <w:tr w:rsidR="00E25ADD" w:rsidTr="002A5E51">
              <w:trPr>
                <w:trHeight w:val="339"/>
              </w:trPr>
              <w:tc>
                <w:tcPr>
                  <w:tcW w:w="999" w:type="dxa"/>
                </w:tcPr>
                <w:p w:rsidR="00E25ADD" w:rsidRDefault="00E25ADD" w:rsidP="002A5E51">
                  <w:r>
                    <w:lastRenderedPageBreak/>
                    <w:t>4</w:t>
                  </w:r>
                </w:p>
              </w:tc>
              <w:tc>
                <w:tcPr>
                  <w:tcW w:w="3164" w:type="dxa"/>
                </w:tcPr>
                <w:p w:rsidR="00E25ADD" w:rsidRDefault="00E25ADD" w:rsidP="002A5E51">
                  <w:r>
                    <w:t>System</w:t>
                  </w:r>
                </w:p>
              </w:tc>
              <w:tc>
                <w:tcPr>
                  <w:tcW w:w="3835" w:type="dxa"/>
                </w:tcPr>
                <w:p w:rsidR="00E25ADD" w:rsidRDefault="00E25ADD" w:rsidP="002A5E51">
                  <w:r>
                    <w:t>System will check quantity in database before update</w:t>
                  </w:r>
                </w:p>
              </w:tc>
            </w:tr>
          </w:tbl>
          <w:p w:rsidR="00CA490D" w:rsidRPr="00DA4AC1" w:rsidRDefault="00CA490D" w:rsidP="002A5E51">
            <w:pPr>
              <w:ind w:left="360"/>
              <w:rPr>
                <w:szCs w:val="22"/>
              </w:rPr>
            </w:pPr>
          </w:p>
        </w:tc>
      </w:tr>
      <w:tr w:rsidR="00CA490D" w:rsidRPr="00DA4AC1" w:rsidTr="002A5E51">
        <w:trPr>
          <w:trHeight w:val="339"/>
        </w:trPr>
        <w:tc>
          <w:tcPr>
            <w:tcW w:w="1921" w:type="dxa"/>
          </w:tcPr>
          <w:p w:rsidR="00CA490D" w:rsidRPr="00DA4AC1" w:rsidRDefault="00CA490D" w:rsidP="002A5E51">
            <w:pPr>
              <w:jc w:val="right"/>
              <w:rPr>
                <w:szCs w:val="22"/>
              </w:rPr>
            </w:pPr>
            <w:r w:rsidRPr="00DA4AC1">
              <w:rPr>
                <w:szCs w:val="22"/>
              </w:rPr>
              <w:t>Alternative Flows:</w:t>
            </w:r>
          </w:p>
        </w:tc>
        <w:tc>
          <w:tcPr>
            <w:tcW w:w="8260" w:type="dxa"/>
            <w:gridSpan w:val="3"/>
            <w:tcBorders>
              <w:top w:val="single" w:sz="4" w:space="0" w:color="auto"/>
            </w:tcBorders>
          </w:tcPr>
          <w:p w:rsidR="00CA490D" w:rsidRPr="00E25ADD" w:rsidRDefault="00E25ADD" w:rsidP="00E25ADD">
            <w:r>
              <w:rPr>
                <w:szCs w:val="22"/>
              </w:rPr>
              <w:t>At step 3</w:t>
            </w:r>
            <w:r w:rsidR="00CA490D">
              <w:rPr>
                <w:szCs w:val="22"/>
              </w:rPr>
              <w:t xml:space="preserve"> if</w:t>
            </w:r>
            <w:r>
              <w:rPr>
                <w:szCs w:val="22"/>
              </w:rPr>
              <w:t xml:space="preserve"> quan</w:t>
            </w:r>
            <w:r>
              <w:t>tity greater than quantity in database</w:t>
            </w:r>
            <w:r w:rsidR="00CA490D">
              <w:rPr>
                <w:szCs w:val="22"/>
              </w:rPr>
              <w:t xml:space="preserve">, the system </w:t>
            </w:r>
            <w:r>
              <w:rPr>
                <w:szCs w:val="22"/>
              </w:rPr>
              <w:t>will display “quantity must be less than x</w:t>
            </w:r>
            <w:r w:rsidR="00CA490D">
              <w:rPr>
                <w:szCs w:val="22"/>
              </w:rPr>
              <w:t>”</w:t>
            </w:r>
            <w:r>
              <w:rPr>
                <w:szCs w:val="22"/>
              </w:rPr>
              <w:t>(x is quan</w:t>
            </w:r>
            <w:r>
              <w:t>tity in database)</w:t>
            </w:r>
          </w:p>
        </w:tc>
      </w:tr>
      <w:tr w:rsidR="00CA490D" w:rsidRPr="00DA4AC1" w:rsidTr="002A5E51">
        <w:trPr>
          <w:trHeight w:val="339"/>
        </w:trPr>
        <w:tc>
          <w:tcPr>
            <w:tcW w:w="1921" w:type="dxa"/>
          </w:tcPr>
          <w:p w:rsidR="00CA490D" w:rsidRPr="00DA4AC1" w:rsidRDefault="00CA490D" w:rsidP="002A5E51">
            <w:pPr>
              <w:jc w:val="right"/>
              <w:rPr>
                <w:szCs w:val="22"/>
              </w:rPr>
            </w:pPr>
            <w:r w:rsidRPr="00DA4AC1">
              <w:rPr>
                <w:szCs w:val="22"/>
              </w:rPr>
              <w:t>Exceptions:</w:t>
            </w:r>
          </w:p>
        </w:tc>
        <w:tc>
          <w:tcPr>
            <w:tcW w:w="8260" w:type="dxa"/>
            <w:gridSpan w:val="3"/>
          </w:tcPr>
          <w:p w:rsidR="00CA490D" w:rsidRPr="005A6070" w:rsidRDefault="00CA490D" w:rsidP="002A5E51">
            <w:pPr>
              <w:rPr>
                <w:szCs w:val="22"/>
              </w:rPr>
            </w:pPr>
            <w:r w:rsidRPr="005A6070">
              <w:rPr>
                <w:szCs w:val="22"/>
              </w:rPr>
              <w:t>Can’t connect with server</w:t>
            </w:r>
          </w:p>
        </w:tc>
      </w:tr>
      <w:tr w:rsidR="00CA490D" w:rsidRPr="00DA4AC1" w:rsidTr="002A5E51">
        <w:trPr>
          <w:trHeight w:val="339"/>
        </w:trPr>
        <w:tc>
          <w:tcPr>
            <w:tcW w:w="1921" w:type="dxa"/>
          </w:tcPr>
          <w:p w:rsidR="00CA490D" w:rsidRPr="00DA4AC1" w:rsidRDefault="00CA490D" w:rsidP="002A5E51">
            <w:pPr>
              <w:jc w:val="right"/>
              <w:rPr>
                <w:szCs w:val="22"/>
              </w:rPr>
            </w:pPr>
            <w:r w:rsidRPr="00DA4AC1">
              <w:rPr>
                <w:szCs w:val="22"/>
              </w:rPr>
              <w:t>Priority:</w:t>
            </w:r>
          </w:p>
        </w:tc>
        <w:tc>
          <w:tcPr>
            <w:tcW w:w="8260" w:type="dxa"/>
            <w:gridSpan w:val="3"/>
          </w:tcPr>
          <w:p w:rsidR="00CA490D" w:rsidRPr="00DA4AC1" w:rsidRDefault="00CA490D" w:rsidP="002A5E51">
            <w:pPr>
              <w:rPr>
                <w:szCs w:val="22"/>
              </w:rPr>
            </w:pPr>
            <w:r>
              <w:rPr>
                <w:szCs w:val="22"/>
              </w:rPr>
              <w:t>High</w:t>
            </w:r>
          </w:p>
        </w:tc>
      </w:tr>
      <w:tr w:rsidR="00CA490D" w:rsidRPr="00DA4AC1" w:rsidTr="002A5E51">
        <w:trPr>
          <w:trHeight w:val="339"/>
        </w:trPr>
        <w:tc>
          <w:tcPr>
            <w:tcW w:w="1921" w:type="dxa"/>
          </w:tcPr>
          <w:p w:rsidR="00CA490D" w:rsidRPr="00DA4AC1" w:rsidRDefault="00CA490D" w:rsidP="002A5E51">
            <w:pPr>
              <w:jc w:val="right"/>
              <w:rPr>
                <w:szCs w:val="22"/>
              </w:rPr>
            </w:pPr>
            <w:r w:rsidRPr="00DA4AC1">
              <w:rPr>
                <w:szCs w:val="22"/>
              </w:rPr>
              <w:t>Frequency of Use:</w:t>
            </w:r>
          </w:p>
        </w:tc>
        <w:tc>
          <w:tcPr>
            <w:tcW w:w="8260" w:type="dxa"/>
            <w:gridSpan w:val="3"/>
          </w:tcPr>
          <w:p w:rsidR="00CA490D" w:rsidRPr="00DA4AC1" w:rsidRDefault="00CA490D" w:rsidP="002A5E51">
            <w:pPr>
              <w:rPr>
                <w:szCs w:val="22"/>
              </w:rPr>
            </w:pPr>
            <w:r>
              <w:rPr>
                <w:szCs w:val="22"/>
              </w:rPr>
              <w:t xml:space="preserve">When user want to </w:t>
            </w:r>
            <w:r w:rsidR="00E25ADD">
              <w:rPr>
                <w:szCs w:val="22"/>
              </w:rPr>
              <w:t>update quantity of each product</w:t>
            </w:r>
          </w:p>
        </w:tc>
      </w:tr>
      <w:tr w:rsidR="00CA490D" w:rsidRPr="00DA4AC1" w:rsidTr="002A5E51">
        <w:trPr>
          <w:trHeight w:val="317"/>
        </w:trPr>
        <w:tc>
          <w:tcPr>
            <w:tcW w:w="1921" w:type="dxa"/>
          </w:tcPr>
          <w:p w:rsidR="00CA490D" w:rsidRPr="00DA4AC1" w:rsidRDefault="00CA490D" w:rsidP="002A5E51">
            <w:pPr>
              <w:jc w:val="right"/>
              <w:rPr>
                <w:szCs w:val="22"/>
              </w:rPr>
            </w:pPr>
            <w:r w:rsidRPr="00DA4AC1">
              <w:rPr>
                <w:szCs w:val="22"/>
              </w:rPr>
              <w:t>Business Rules:</w:t>
            </w:r>
          </w:p>
        </w:tc>
        <w:tc>
          <w:tcPr>
            <w:tcW w:w="8260" w:type="dxa"/>
            <w:gridSpan w:val="3"/>
          </w:tcPr>
          <w:p w:rsidR="00CA490D" w:rsidRPr="00DA4AC1" w:rsidRDefault="00CA490D" w:rsidP="002A5E51">
            <w:pPr>
              <w:rPr>
                <w:szCs w:val="22"/>
              </w:rPr>
            </w:pPr>
            <w:r>
              <w:rPr>
                <w:szCs w:val="22"/>
              </w:rPr>
              <w:t>N/A</w:t>
            </w:r>
          </w:p>
        </w:tc>
      </w:tr>
      <w:tr w:rsidR="00CA490D" w:rsidRPr="00DA4AC1" w:rsidTr="002A5E51">
        <w:trPr>
          <w:trHeight w:val="339"/>
        </w:trPr>
        <w:tc>
          <w:tcPr>
            <w:tcW w:w="1921" w:type="dxa"/>
          </w:tcPr>
          <w:p w:rsidR="00CA490D" w:rsidRPr="00DA4AC1" w:rsidRDefault="00CA490D" w:rsidP="002A5E51">
            <w:pPr>
              <w:jc w:val="right"/>
              <w:rPr>
                <w:szCs w:val="22"/>
              </w:rPr>
            </w:pPr>
            <w:r w:rsidRPr="00DA4AC1">
              <w:rPr>
                <w:szCs w:val="22"/>
              </w:rPr>
              <w:t>Other Information:</w:t>
            </w:r>
          </w:p>
        </w:tc>
        <w:tc>
          <w:tcPr>
            <w:tcW w:w="8260" w:type="dxa"/>
            <w:gridSpan w:val="3"/>
          </w:tcPr>
          <w:p w:rsidR="00CA490D" w:rsidRPr="00DA4AC1" w:rsidRDefault="00CA490D" w:rsidP="002A5E51">
            <w:pPr>
              <w:rPr>
                <w:szCs w:val="22"/>
              </w:rPr>
            </w:pPr>
            <w:r>
              <w:rPr>
                <w:szCs w:val="22"/>
              </w:rPr>
              <w:t>N/A</w:t>
            </w:r>
          </w:p>
        </w:tc>
      </w:tr>
      <w:tr w:rsidR="00CA490D" w:rsidRPr="00DA4AC1" w:rsidTr="002A5E51">
        <w:trPr>
          <w:trHeight w:val="339"/>
        </w:trPr>
        <w:tc>
          <w:tcPr>
            <w:tcW w:w="1921" w:type="dxa"/>
          </w:tcPr>
          <w:p w:rsidR="00CA490D" w:rsidRPr="00DA4AC1" w:rsidRDefault="00CA490D" w:rsidP="002A5E51">
            <w:pPr>
              <w:jc w:val="right"/>
              <w:rPr>
                <w:szCs w:val="22"/>
              </w:rPr>
            </w:pPr>
            <w:r w:rsidRPr="00DA4AC1">
              <w:rPr>
                <w:szCs w:val="22"/>
              </w:rPr>
              <w:t>Assumptions:</w:t>
            </w:r>
          </w:p>
        </w:tc>
        <w:tc>
          <w:tcPr>
            <w:tcW w:w="8260" w:type="dxa"/>
            <w:gridSpan w:val="3"/>
          </w:tcPr>
          <w:p w:rsidR="00CA490D" w:rsidRPr="00DA4AC1" w:rsidRDefault="00CA490D" w:rsidP="002A5E51">
            <w:pPr>
              <w:rPr>
                <w:szCs w:val="22"/>
              </w:rPr>
            </w:pPr>
            <w:r>
              <w:rPr>
                <w:szCs w:val="22"/>
              </w:rPr>
              <w:t>N/A</w:t>
            </w:r>
          </w:p>
        </w:tc>
      </w:tr>
    </w:tbl>
    <w:p w:rsidR="0035503F" w:rsidRDefault="0035503F" w:rsidP="0035503F">
      <w:pPr>
        <w:pStyle w:val="Heading2"/>
        <w:rPr>
          <w:rFonts w:eastAsia="MS Mincho"/>
          <w:szCs w:val="28"/>
        </w:rPr>
      </w:pPr>
      <w:r w:rsidRPr="0035503F">
        <w:rPr>
          <w:rFonts w:eastAsia="MS Mincho"/>
          <w:szCs w:val="28"/>
        </w:rPr>
        <w:t>Delete item in shopping cart</w:t>
      </w:r>
    </w:p>
    <w:p w:rsidR="002A5E51" w:rsidRPr="002A5E51" w:rsidRDefault="00CA27C7" w:rsidP="002A5E51">
      <w:pPr>
        <w:pStyle w:val="Title"/>
      </w:pPr>
      <w:r>
        <w:pict>
          <v:shape id="_x0000_i1047" type="#_x0000_t75" style="width:482.05pt;height:246.4pt">
            <v:imagedata r:id="rId37" o:title="deleteProductDg"/>
          </v:shape>
        </w:pict>
      </w:r>
    </w:p>
    <w:p w:rsidR="0035503F" w:rsidRDefault="0035503F" w:rsidP="0054599A">
      <w:pPr>
        <w:pStyle w:val="Heading3"/>
      </w:pPr>
      <w:r w:rsidRPr="005F23D7">
        <w:tab/>
      </w:r>
      <w:r>
        <w:t>Screen Design</w:t>
      </w:r>
    </w:p>
    <w:p w:rsidR="0054599A" w:rsidRPr="0054599A" w:rsidRDefault="00CA27C7" w:rsidP="0054599A">
      <w:pPr>
        <w:pStyle w:val="Title"/>
      </w:pPr>
      <w:r>
        <w:lastRenderedPageBreak/>
        <w:pict>
          <v:shape id="_x0000_i1048" type="#_x0000_t75" style="width:481.55pt;height:164.1pt">
            <v:imagedata r:id="rId38" o:title="deleteitem"/>
          </v:shape>
        </w:pict>
      </w:r>
    </w:p>
    <w:p w:rsidR="0035503F" w:rsidRDefault="0035503F" w:rsidP="0035503F">
      <w:pPr>
        <w:pStyle w:val="Heading3"/>
      </w:pPr>
      <w:r w:rsidRPr="005F23D7">
        <w:tab/>
      </w:r>
      <w:r>
        <w:t xml:space="preserve">Screen </w:t>
      </w:r>
      <w:del w:id="77" w:author="PC" w:date="2019-03-16T23:01:00Z">
        <w:r w:rsidDel="00FB659F">
          <w:delText>Denfinition</w:delText>
        </w:r>
      </w:del>
      <w:ins w:id="78" w:author="PC" w:date="2019-03-16T23:01:00Z">
        <w:r w:rsidR="00FB659F">
          <w:t>Definition</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756"/>
        <w:gridCol w:w="1137"/>
        <w:gridCol w:w="1537"/>
        <w:gridCol w:w="1357"/>
        <w:gridCol w:w="2407"/>
      </w:tblGrid>
      <w:tr w:rsidR="0035503F" w:rsidRPr="00A87523" w:rsidTr="002A5E51">
        <w:tc>
          <w:tcPr>
            <w:tcW w:w="670" w:type="dxa"/>
          </w:tcPr>
          <w:p w:rsidR="0035503F" w:rsidRPr="00A87523" w:rsidRDefault="0035503F" w:rsidP="002A5E51">
            <w:pPr>
              <w:rPr>
                <w:b/>
              </w:rPr>
            </w:pPr>
            <w:r>
              <w:rPr>
                <w:b/>
              </w:rPr>
              <w:t>STT</w:t>
            </w:r>
          </w:p>
        </w:tc>
        <w:tc>
          <w:tcPr>
            <w:tcW w:w="2756" w:type="dxa"/>
          </w:tcPr>
          <w:p w:rsidR="0035503F" w:rsidRPr="00A87523" w:rsidRDefault="0035503F" w:rsidP="002A5E51">
            <w:pPr>
              <w:rPr>
                <w:b/>
              </w:rPr>
            </w:pPr>
            <w:r w:rsidRPr="00A87523">
              <w:rPr>
                <w:b/>
              </w:rPr>
              <w:t>Field Name</w:t>
            </w:r>
          </w:p>
        </w:tc>
        <w:tc>
          <w:tcPr>
            <w:tcW w:w="1137" w:type="dxa"/>
          </w:tcPr>
          <w:p w:rsidR="0035503F" w:rsidRPr="00A87523" w:rsidRDefault="0035503F" w:rsidP="002A5E51">
            <w:pPr>
              <w:rPr>
                <w:b/>
              </w:rPr>
            </w:pPr>
            <w:r w:rsidRPr="00A87523">
              <w:rPr>
                <w:b/>
              </w:rPr>
              <w:t>Type</w:t>
            </w:r>
          </w:p>
        </w:tc>
        <w:tc>
          <w:tcPr>
            <w:tcW w:w="1537" w:type="dxa"/>
          </w:tcPr>
          <w:p w:rsidR="0035503F" w:rsidRPr="00A87523" w:rsidRDefault="0035503F" w:rsidP="002A5E51">
            <w:pPr>
              <w:rPr>
                <w:b/>
              </w:rPr>
            </w:pPr>
            <w:r w:rsidRPr="00A87523">
              <w:rPr>
                <w:b/>
              </w:rPr>
              <w:t>Mandatory</w:t>
            </w:r>
          </w:p>
        </w:tc>
        <w:tc>
          <w:tcPr>
            <w:tcW w:w="1357" w:type="dxa"/>
          </w:tcPr>
          <w:p w:rsidR="0035503F" w:rsidRPr="00A87523" w:rsidRDefault="0035503F" w:rsidP="002A5E51">
            <w:pPr>
              <w:rPr>
                <w:b/>
              </w:rPr>
            </w:pPr>
            <w:r w:rsidRPr="00A87523">
              <w:rPr>
                <w:b/>
              </w:rPr>
              <w:t>Max Length</w:t>
            </w:r>
          </w:p>
        </w:tc>
        <w:tc>
          <w:tcPr>
            <w:tcW w:w="2407" w:type="dxa"/>
          </w:tcPr>
          <w:p w:rsidR="0035503F" w:rsidRPr="00A87523" w:rsidRDefault="0035503F" w:rsidP="002A5E51">
            <w:pPr>
              <w:rPr>
                <w:b/>
              </w:rPr>
            </w:pPr>
            <w:r w:rsidRPr="00A87523">
              <w:rPr>
                <w:b/>
              </w:rPr>
              <w:t>Description</w:t>
            </w:r>
          </w:p>
        </w:tc>
      </w:tr>
      <w:tr w:rsidR="0035503F" w:rsidRPr="003E2079" w:rsidTr="002A5E51">
        <w:tc>
          <w:tcPr>
            <w:tcW w:w="670" w:type="dxa"/>
          </w:tcPr>
          <w:p w:rsidR="0035503F" w:rsidRPr="003E2079" w:rsidRDefault="0035503F" w:rsidP="002A5E51">
            <w:r>
              <w:t>1</w:t>
            </w:r>
          </w:p>
        </w:tc>
        <w:tc>
          <w:tcPr>
            <w:tcW w:w="2756" w:type="dxa"/>
          </w:tcPr>
          <w:p w:rsidR="0035503F" w:rsidRPr="003E2079" w:rsidRDefault="0035503F" w:rsidP="002A5E51">
            <w:r>
              <w:t>delete</w:t>
            </w:r>
          </w:p>
        </w:tc>
        <w:tc>
          <w:tcPr>
            <w:tcW w:w="1137" w:type="dxa"/>
          </w:tcPr>
          <w:p w:rsidR="0035503F" w:rsidRPr="003E2079" w:rsidRDefault="0035503F" w:rsidP="002A5E51">
            <w:r>
              <w:t>Button</w:t>
            </w:r>
          </w:p>
        </w:tc>
        <w:tc>
          <w:tcPr>
            <w:tcW w:w="1537" w:type="dxa"/>
          </w:tcPr>
          <w:p w:rsidR="0035503F" w:rsidRPr="003E2079" w:rsidRDefault="0035503F" w:rsidP="002A5E51"/>
        </w:tc>
        <w:tc>
          <w:tcPr>
            <w:tcW w:w="1357" w:type="dxa"/>
          </w:tcPr>
          <w:p w:rsidR="0035503F" w:rsidRPr="003E2079" w:rsidRDefault="0035503F" w:rsidP="002A5E51"/>
        </w:tc>
        <w:tc>
          <w:tcPr>
            <w:tcW w:w="2407" w:type="dxa"/>
          </w:tcPr>
          <w:p w:rsidR="0035503F" w:rsidRPr="003E2079" w:rsidRDefault="001C16EF" w:rsidP="002A5E51">
            <w:r>
              <w:t>Delete an item in cart</w:t>
            </w:r>
          </w:p>
        </w:tc>
      </w:tr>
      <w:tr w:rsidR="001C16EF" w:rsidRPr="003E2079" w:rsidTr="002A5E51">
        <w:tc>
          <w:tcPr>
            <w:tcW w:w="670" w:type="dxa"/>
          </w:tcPr>
          <w:p w:rsidR="001C16EF" w:rsidRDefault="001C16EF" w:rsidP="002A5E51">
            <w:r>
              <w:t>2</w:t>
            </w:r>
          </w:p>
        </w:tc>
        <w:tc>
          <w:tcPr>
            <w:tcW w:w="2756" w:type="dxa"/>
          </w:tcPr>
          <w:p w:rsidR="001C16EF" w:rsidRDefault="001C16EF" w:rsidP="002A5E51">
            <w:r>
              <w:t>Delete all item</w:t>
            </w:r>
          </w:p>
        </w:tc>
        <w:tc>
          <w:tcPr>
            <w:tcW w:w="1137" w:type="dxa"/>
          </w:tcPr>
          <w:p w:rsidR="001C16EF" w:rsidRDefault="001C16EF" w:rsidP="002A5E51">
            <w:r>
              <w:t xml:space="preserve">Button </w:t>
            </w:r>
          </w:p>
        </w:tc>
        <w:tc>
          <w:tcPr>
            <w:tcW w:w="1537" w:type="dxa"/>
          </w:tcPr>
          <w:p w:rsidR="001C16EF" w:rsidRPr="003E2079" w:rsidRDefault="001C16EF" w:rsidP="002A5E51"/>
        </w:tc>
        <w:tc>
          <w:tcPr>
            <w:tcW w:w="1357" w:type="dxa"/>
          </w:tcPr>
          <w:p w:rsidR="001C16EF" w:rsidRPr="003E2079" w:rsidRDefault="001C16EF" w:rsidP="002A5E51"/>
        </w:tc>
        <w:tc>
          <w:tcPr>
            <w:tcW w:w="2407" w:type="dxa"/>
          </w:tcPr>
          <w:p w:rsidR="001C16EF" w:rsidRDefault="001C16EF" w:rsidP="002A5E51">
            <w:r>
              <w:t>Delete all items in cart</w:t>
            </w:r>
          </w:p>
        </w:tc>
      </w:tr>
    </w:tbl>
    <w:p w:rsidR="0035503F" w:rsidRPr="00D33E05" w:rsidRDefault="0035503F" w:rsidP="0035503F"/>
    <w:p w:rsidR="0035503F" w:rsidRDefault="0035503F" w:rsidP="0035503F">
      <w:pPr>
        <w:pStyle w:val="Heading3"/>
      </w:pPr>
      <w:r>
        <w:t>Use case Specification</w:t>
      </w:r>
    </w:p>
    <w:tbl>
      <w:tblPr>
        <w:tblW w:w="101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21"/>
        <w:gridCol w:w="2237"/>
        <w:gridCol w:w="1738"/>
        <w:gridCol w:w="4285"/>
      </w:tblGrid>
      <w:tr w:rsidR="0035503F" w:rsidRPr="00DA4AC1" w:rsidTr="002A5E51">
        <w:trPr>
          <w:trHeight w:val="740"/>
        </w:trPr>
        <w:tc>
          <w:tcPr>
            <w:tcW w:w="1921" w:type="dxa"/>
          </w:tcPr>
          <w:p w:rsidR="0035503F" w:rsidRPr="00DA4AC1" w:rsidRDefault="0035503F" w:rsidP="002A5E51">
            <w:pPr>
              <w:jc w:val="right"/>
              <w:rPr>
                <w:szCs w:val="22"/>
              </w:rPr>
            </w:pPr>
            <w:r w:rsidRPr="00DA4AC1">
              <w:rPr>
                <w:szCs w:val="22"/>
              </w:rPr>
              <w:t>UC ID and Name:</w:t>
            </w:r>
          </w:p>
        </w:tc>
        <w:tc>
          <w:tcPr>
            <w:tcW w:w="8260" w:type="dxa"/>
            <w:gridSpan w:val="3"/>
          </w:tcPr>
          <w:p w:rsidR="0035503F" w:rsidRPr="00DA4AC1" w:rsidRDefault="0035503F" w:rsidP="002A5E51">
            <w:pPr>
              <w:rPr>
                <w:szCs w:val="22"/>
              </w:rPr>
            </w:pPr>
            <w:r>
              <w:rPr>
                <w:rFonts w:ascii="Helvetica" w:hAnsi="Helvetica" w:cs="Helvetica"/>
                <w:color w:val="337AB7"/>
                <w:sz w:val="20"/>
                <w:lang w:eastAsia="ja-JP"/>
              </w:rPr>
              <w:t>UC</w:t>
            </w:r>
            <w:r w:rsidR="001C16EF">
              <w:rPr>
                <w:rFonts w:ascii="Helvetica" w:hAnsi="Helvetica" w:cs="Helvetica"/>
                <w:color w:val="337AB7"/>
                <w:sz w:val="20"/>
                <w:lang w:eastAsia="ja-JP"/>
              </w:rPr>
              <w:t>10_delete item in cart</w:t>
            </w:r>
          </w:p>
        </w:tc>
      </w:tr>
      <w:tr w:rsidR="0035503F" w:rsidRPr="00DA4AC1" w:rsidTr="002A5E51">
        <w:trPr>
          <w:trHeight w:val="339"/>
        </w:trPr>
        <w:tc>
          <w:tcPr>
            <w:tcW w:w="1921" w:type="dxa"/>
          </w:tcPr>
          <w:p w:rsidR="0035503F" w:rsidRPr="00DA4AC1" w:rsidRDefault="0035503F" w:rsidP="002A5E51">
            <w:pPr>
              <w:jc w:val="right"/>
              <w:rPr>
                <w:szCs w:val="22"/>
              </w:rPr>
            </w:pPr>
            <w:r w:rsidRPr="00DA4AC1">
              <w:rPr>
                <w:szCs w:val="22"/>
              </w:rPr>
              <w:t>Created By:</w:t>
            </w:r>
          </w:p>
        </w:tc>
        <w:tc>
          <w:tcPr>
            <w:tcW w:w="2237" w:type="dxa"/>
          </w:tcPr>
          <w:p w:rsidR="0035503F" w:rsidRPr="00DA4AC1" w:rsidRDefault="0035503F" w:rsidP="002A5E51">
            <w:pPr>
              <w:rPr>
                <w:szCs w:val="22"/>
              </w:rPr>
            </w:pPr>
            <w:r>
              <w:rPr>
                <w:szCs w:val="22"/>
              </w:rPr>
              <w:t>Thienndse05883</w:t>
            </w:r>
          </w:p>
        </w:tc>
        <w:tc>
          <w:tcPr>
            <w:tcW w:w="1738" w:type="dxa"/>
          </w:tcPr>
          <w:p w:rsidR="0035503F" w:rsidRPr="00DA4AC1" w:rsidRDefault="0035503F" w:rsidP="002A5E51">
            <w:pPr>
              <w:jc w:val="right"/>
              <w:rPr>
                <w:szCs w:val="22"/>
              </w:rPr>
            </w:pPr>
            <w:r w:rsidRPr="00DA4AC1">
              <w:rPr>
                <w:szCs w:val="22"/>
              </w:rPr>
              <w:t>Date Created:</w:t>
            </w:r>
          </w:p>
        </w:tc>
        <w:tc>
          <w:tcPr>
            <w:tcW w:w="4284" w:type="dxa"/>
          </w:tcPr>
          <w:p w:rsidR="0035503F" w:rsidRPr="00DA4AC1" w:rsidRDefault="0035503F" w:rsidP="002A5E51">
            <w:pPr>
              <w:rPr>
                <w:szCs w:val="22"/>
              </w:rPr>
            </w:pPr>
            <w:r>
              <w:rPr>
                <w:szCs w:val="22"/>
              </w:rPr>
              <w:t>21/01/2019</w:t>
            </w:r>
          </w:p>
        </w:tc>
      </w:tr>
      <w:tr w:rsidR="0035503F" w:rsidRPr="00DA4AC1" w:rsidTr="002A5E51">
        <w:trPr>
          <w:trHeight w:val="339"/>
        </w:trPr>
        <w:tc>
          <w:tcPr>
            <w:tcW w:w="1921" w:type="dxa"/>
          </w:tcPr>
          <w:p w:rsidR="0035503F" w:rsidRPr="00DA4AC1" w:rsidRDefault="0035503F" w:rsidP="002A5E51">
            <w:pPr>
              <w:jc w:val="right"/>
              <w:rPr>
                <w:szCs w:val="22"/>
              </w:rPr>
            </w:pPr>
            <w:r w:rsidRPr="00DA4AC1">
              <w:rPr>
                <w:szCs w:val="22"/>
              </w:rPr>
              <w:t>Primary Actor:</w:t>
            </w:r>
          </w:p>
        </w:tc>
        <w:tc>
          <w:tcPr>
            <w:tcW w:w="2237" w:type="dxa"/>
          </w:tcPr>
          <w:p w:rsidR="0035503F" w:rsidRPr="00DA4AC1" w:rsidRDefault="0035503F" w:rsidP="002A5E51">
            <w:pPr>
              <w:rPr>
                <w:szCs w:val="22"/>
              </w:rPr>
            </w:pPr>
            <w:r>
              <w:rPr>
                <w:szCs w:val="22"/>
              </w:rPr>
              <w:t>Guest,</w:t>
            </w:r>
            <w:ins w:id="79" w:author="PC" w:date="2019-03-16T23:01:00Z">
              <w:r w:rsidR="00FB659F">
                <w:rPr>
                  <w:szCs w:val="22"/>
                </w:rPr>
                <w:t xml:space="preserve"> </w:t>
              </w:r>
            </w:ins>
            <w:r>
              <w:rPr>
                <w:szCs w:val="22"/>
              </w:rPr>
              <w:t>User</w:t>
            </w:r>
          </w:p>
        </w:tc>
        <w:tc>
          <w:tcPr>
            <w:tcW w:w="1738" w:type="dxa"/>
          </w:tcPr>
          <w:p w:rsidR="0035503F" w:rsidRPr="00DA4AC1" w:rsidRDefault="0035503F" w:rsidP="002A5E51">
            <w:pPr>
              <w:jc w:val="right"/>
              <w:rPr>
                <w:szCs w:val="22"/>
              </w:rPr>
            </w:pPr>
            <w:r w:rsidRPr="00DA4AC1">
              <w:rPr>
                <w:szCs w:val="22"/>
              </w:rPr>
              <w:t>Secondary Actors:</w:t>
            </w:r>
          </w:p>
        </w:tc>
        <w:tc>
          <w:tcPr>
            <w:tcW w:w="4284" w:type="dxa"/>
          </w:tcPr>
          <w:p w:rsidR="0035503F" w:rsidRPr="00DA4AC1" w:rsidRDefault="0035503F" w:rsidP="002A5E51">
            <w:pPr>
              <w:rPr>
                <w:szCs w:val="22"/>
              </w:rPr>
            </w:pPr>
            <w:r>
              <w:rPr>
                <w:szCs w:val="22"/>
              </w:rPr>
              <w:t>Guest,</w:t>
            </w:r>
            <w:ins w:id="80" w:author="PC" w:date="2019-03-16T23:01:00Z">
              <w:r w:rsidR="00FB659F">
                <w:rPr>
                  <w:szCs w:val="22"/>
                </w:rPr>
                <w:t xml:space="preserve"> </w:t>
              </w:r>
            </w:ins>
            <w:r>
              <w:rPr>
                <w:szCs w:val="22"/>
              </w:rPr>
              <w:t>User</w:t>
            </w:r>
          </w:p>
        </w:tc>
      </w:tr>
      <w:tr w:rsidR="0035503F" w:rsidRPr="00BA6EAF" w:rsidTr="002A5E51">
        <w:trPr>
          <w:trHeight w:val="397"/>
        </w:trPr>
        <w:tc>
          <w:tcPr>
            <w:tcW w:w="1921" w:type="dxa"/>
          </w:tcPr>
          <w:p w:rsidR="0035503F" w:rsidRPr="00DA4AC1" w:rsidRDefault="0035503F" w:rsidP="002A5E51">
            <w:pPr>
              <w:jc w:val="right"/>
              <w:rPr>
                <w:szCs w:val="22"/>
              </w:rPr>
            </w:pPr>
            <w:r w:rsidRPr="00DA4AC1">
              <w:rPr>
                <w:szCs w:val="22"/>
              </w:rPr>
              <w:t>Trigger:</w:t>
            </w:r>
          </w:p>
        </w:tc>
        <w:tc>
          <w:tcPr>
            <w:tcW w:w="8260" w:type="dxa"/>
            <w:gridSpan w:val="3"/>
          </w:tcPr>
          <w:p w:rsidR="0035503F" w:rsidRPr="00531AD8" w:rsidRDefault="00CF2617" w:rsidP="002A5E51">
            <w:pPr>
              <w:shd w:val="clear" w:color="auto" w:fill="FFFFFF"/>
              <w:spacing w:before="100" w:beforeAutospacing="1" w:after="75"/>
              <w:rPr>
                <w:rFonts w:ascii="Helvetica" w:hAnsi="Helvetica" w:cs="Helvetica"/>
                <w:color w:val="333333"/>
                <w:szCs w:val="24"/>
                <w:lang w:eastAsia="ja-JP"/>
              </w:rPr>
            </w:pPr>
            <w:r>
              <w:rPr>
                <w:rFonts w:ascii="Helvetica" w:hAnsi="Helvetica" w:cs="Helvetica"/>
                <w:color w:val="333333"/>
                <w:szCs w:val="24"/>
                <w:lang w:eastAsia="ja-JP"/>
              </w:rPr>
              <w:t>na</w:t>
            </w:r>
          </w:p>
        </w:tc>
      </w:tr>
      <w:tr w:rsidR="0035503F" w:rsidRPr="00DA4AC1" w:rsidTr="002A5E51">
        <w:trPr>
          <w:trHeight w:val="779"/>
        </w:trPr>
        <w:tc>
          <w:tcPr>
            <w:tcW w:w="1921" w:type="dxa"/>
          </w:tcPr>
          <w:p w:rsidR="0035503F" w:rsidRPr="00DA4AC1" w:rsidRDefault="0035503F" w:rsidP="002A5E51">
            <w:pPr>
              <w:jc w:val="right"/>
              <w:rPr>
                <w:szCs w:val="22"/>
              </w:rPr>
            </w:pPr>
            <w:r w:rsidRPr="00DA4AC1">
              <w:rPr>
                <w:szCs w:val="22"/>
              </w:rPr>
              <w:t>Description:</w:t>
            </w:r>
          </w:p>
        </w:tc>
        <w:tc>
          <w:tcPr>
            <w:tcW w:w="8260" w:type="dxa"/>
            <w:gridSpan w:val="3"/>
          </w:tcPr>
          <w:p w:rsidR="0035503F" w:rsidRPr="00BA6EAF" w:rsidRDefault="0035503F" w:rsidP="001C16EF">
            <w:pPr>
              <w:shd w:val="clear" w:color="auto" w:fill="FFFFFF"/>
              <w:spacing w:before="100" w:beforeAutospacing="1" w:after="75"/>
              <w:rPr>
                <w:rFonts w:ascii="Helvetica" w:hAnsi="Helvetica" w:cs="Helvetica"/>
                <w:color w:val="333333"/>
                <w:sz w:val="20"/>
                <w:lang w:eastAsia="ja-JP"/>
              </w:rPr>
            </w:pPr>
            <w:r>
              <w:rPr>
                <w:szCs w:val="22"/>
              </w:rPr>
              <w:t>From home pages, Guest,</w:t>
            </w:r>
            <w:ins w:id="81" w:author="PC" w:date="2019-03-16T23:01:00Z">
              <w:r w:rsidR="00FB659F">
                <w:rPr>
                  <w:szCs w:val="22"/>
                </w:rPr>
                <w:t xml:space="preserve"> </w:t>
              </w:r>
            </w:ins>
            <w:r>
              <w:rPr>
                <w:szCs w:val="22"/>
              </w:rPr>
              <w:t xml:space="preserve">User click on view cart, all product in cart will display and user, guest can </w:t>
            </w:r>
            <w:r w:rsidR="001C16EF">
              <w:rPr>
                <w:szCs w:val="22"/>
              </w:rPr>
              <w:t>delete product in cart</w:t>
            </w:r>
          </w:p>
        </w:tc>
      </w:tr>
      <w:tr w:rsidR="0035503F" w:rsidRPr="00DA4AC1" w:rsidTr="002A5E51">
        <w:trPr>
          <w:trHeight w:val="1342"/>
        </w:trPr>
        <w:tc>
          <w:tcPr>
            <w:tcW w:w="1921" w:type="dxa"/>
          </w:tcPr>
          <w:p w:rsidR="0035503F" w:rsidRPr="00DA4AC1" w:rsidRDefault="0035503F" w:rsidP="002A5E51">
            <w:pPr>
              <w:jc w:val="right"/>
              <w:rPr>
                <w:szCs w:val="22"/>
              </w:rPr>
            </w:pPr>
            <w:r w:rsidRPr="00DA4AC1">
              <w:rPr>
                <w:szCs w:val="22"/>
              </w:rPr>
              <w:t>Preconditions:</w:t>
            </w:r>
          </w:p>
        </w:tc>
        <w:tc>
          <w:tcPr>
            <w:tcW w:w="8260" w:type="dxa"/>
            <w:gridSpan w:val="3"/>
          </w:tcPr>
          <w:p w:rsidR="0035503F" w:rsidRPr="005A6070" w:rsidRDefault="0035503F" w:rsidP="002A5E51">
            <w:pPr>
              <w:spacing w:line="240" w:lineRule="auto"/>
              <w:ind w:left="326" w:hanging="214"/>
              <w:rPr>
                <w:szCs w:val="22"/>
              </w:rPr>
            </w:pPr>
            <w:r>
              <w:rPr>
                <w:szCs w:val="22"/>
              </w:rPr>
              <w:t>1 Guest,</w:t>
            </w:r>
            <w:ins w:id="82" w:author="PC" w:date="2019-03-16T23:01:00Z">
              <w:r w:rsidR="00FB659F">
                <w:rPr>
                  <w:szCs w:val="22"/>
                </w:rPr>
                <w:t xml:space="preserve"> </w:t>
              </w:r>
            </w:ins>
            <w:r>
              <w:rPr>
                <w:szCs w:val="22"/>
              </w:rPr>
              <w:t>User</w:t>
            </w:r>
            <w:r w:rsidRPr="005A6070">
              <w:rPr>
                <w:szCs w:val="22"/>
              </w:rPr>
              <w:t xml:space="preserve"> go to Home Page</w:t>
            </w:r>
          </w:p>
          <w:p w:rsidR="0035503F" w:rsidRDefault="0035503F" w:rsidP="002A5E51">
            <w:pPr>
              <w:pStyle w:val="ListParagraph"/>
              <w:spacing w:line="240" w:lineRule="auto"/>
              <w:ind w:left="326" w:hanging="214"/>
              <w:rPr>
                <w:szCs w:val="22"/>
              </w:rPr>
            </w:pPr>
            <w:r>
              <w:rPr>
                <w:szCs w:val="22"/>
              </w:rPr>
              <w:t>2 click on view cart button</w:t>
            </w:r>
          </w:p>
          <w:p w:rsidR="0035503F" w:rsidRDefault="0035503F" w:rsidP="002A5E51">
            <w:pPr>
              <w:pStyle w:val="ListParagraph"/>
              <w:spacing w:line="240" w:lineRule="auto"/>
              <w:ind w:left="326" w:hanging="214"/>
            </w:pPr>
            <w:r>
              <w:rPr>
                <w:szCs w:val="22"/>
              </w:rPr>
              <w:t xml:space="preserve">3 </w:t>
            </w:r>
            <w:r w:rsidR="001C16EF">
              <w:rPr>
                <w:szCs w:val="22"/>
              </w:rPr>
              <w:t>click on delete button</w:t>
            </w:r>
          </w:p>
          <w:p w:rsidR="0035503F" w:rsidRPr="00531AD8" w:rsidRDefault="0035503F" w:rsidP="001C16EF">
            <w:pPr>
              <w:pStyle w:val="ListParagraph"/>
              <w:spacing w:line="240" w:lineRule="auto"/>
              <w:ind w:left="326" w:hanging="214"/>
              <w:rPr>
                <w:szCs w:val="22"/>
              </w:rPr>
            </w:pPr>
          </w:p>
        </w:tc>
      </w:tr>
      <w:tr w:rsidR="0035503F" w:rsidRPr="00DA4AC1" w:rsidTr="002A5E51">
        <w:trPr>
          <w:trHeight w:val="339"/>
        </w:trPr>
        <w:tc>
          <w:tcPr>
            <w:tcW w:w="1921" w:type="dxa"/>
          </w:tcPr>
          <w:p w:rsidR="0035503F" w:rsidRPr="00DA4AC1" w:rsidRDefault="0035503F" w:rsidP="002A5E51">
            <w:pPr>
              <w:jc w:val="right"/>
              <w:rPr>
                <w:szCs w:val="22"/>
              </w:rPr>
            </w:pPr>
            <w:r w:rsidRPr="00DA4AC1">
              <w:rPr>
                <w:szCs w:val="22"/>
              </w:rPr>
              <w:t>Post conditions:</w:t>
            </w:r>
          </w:p>
        </w:tc>
        <w:tc>
          <w:tcPr>
            <w:tcW w:w="8260" w:type="dxa"/>
            <w:gridSpan w:val="3"/>
            <w:tcBorders>
              <w:bottom w:val="single" w:sz="6" w:space="0" w:color="auto"/>
            </w:tcBorders>
          </w:tcPr>
          <w:p w:rsidR="0035503F" w:rsidRPr="005A6070" w:rsidRDefault="00CF2617" w:rsidP="002A5E51">
            <w:pPr>
              <w:rPr>
                <w:szCs w:val="22"/>
              </w:rPr>
            </w:pPr>
            <w:r>
              <w:rPr>
                <w:szCs w:val="22"/>
              </w:rPr>
              <w:t>na</w:t>
            </w:r>
          </w:p>
        </w:tc>
      </w:tr>
      <w:tr w:rsidR="0035503F" w:rsidRPr="00DA4AC1" w:rsidTr="002A5E51">
        <w:trPr>
          <w:trHeight w:val="1423"/>
        </w:trPr>
        <w:tc>
          <w:tcPr>
            <w:tcW w:w="1921" w:type="dxa"/>
          </w:tcPr>
          <w:p w:rsidR="0035503F" w:rsidRPr="00DA4AC1" w:rsidRDefault="0035503F" w:rsidP="002A5E51">
            <w:pPr>
              <w:jc w:val="right"/>
              <w:rPr>
                <w:szCs w:val="22"/>
              </w:rPr>
            </w:pPr>
            <w:r w:rsidRPr="00DA4AC1">
              <w:rPr>
                <w:szCs w:val="22"/>
              </w:rPr>
              <w:t>Normal Flow:</w:t>
            </w:r>
          </w:p>
        </w:tc>
        <w:tc>
          <w:tcPr>
            <w:tcW w:w="8260" w:type="dxa"/>
            <w:gridSpan w:val="3"/>
            <w:tcBorders>
              <w:top w:val="single" w:sz="6" w:space="0" w:color="auto"/>
              <w:bottom w:val="single" w:sz="4" w:space="0" w:color="auto"/>
            </w:tcBorders>
          </w:tcPr>
          <w:tbl>
            <w:tblPr>
              <w:tblStyle w:val="TableGrid"/>
              <w:tblW w:w="7998" w:type="dxa"/>
              <w:tblInd w:w="9" w:type="dxa"/>
              <w:tblLayout w:type="fixed"/>
              <w:tblLook w:val="04A0" w:firstRow="1" w:lastRow="0" w:firstColumn="1" w:lastColumn="0" w:noHBand="0" w:noVBand="1"/>
            </w:tblPr>
            <w:tblGrid>
              <w:gridCol w:w="999"/>
              <w:gridCol w:w="3164"/>
              <w:gridCol w:w="3835"/>
            </w:tblGrid>
            <w:tr w:rsidR="0035503F" w:rsidTr="002A5E51">
              <w:trPr>
                <w:trHeight w:val="339"/>
              </w:trPr>
              <w:tc>
                <w:tcPr>
                  <w:tcW w:w="999" w:type="dxa"/>
                </w:tcPr>
                <w:p w:rsidR="0035503F" w:rsidRDefault="0035503F" w:rsidP="002A5E51">
                  <w:r>
                    <w:t>Step</w:t>
                  </w:r>
                </w:p>
              </w:tc>
              <w:tc>
                <w:tcPr>
                  <w:tcW w:w="3164" w:type="dxa"/>
                </w:tcPr>
                <w:p w:rsidR="0035503F" w:rsidRDefault="0035503F" w:rsidP="002A5E51">
                  <w:r>
                    <w:t>Actor</w:t>
                  </w:r>
                </w:p>
              </w:tc>
              <w:tc>
                <w:tcPr>
                  <w:tcW w:w="3835" w:type="dxa"/>
                </w:tcPr>
                <w:p w:rsidR="0035503F" w:rsidRDefault="0035503F" w:rsidP="002A5E51">
                  <w:r>
                    <w:t>Action</w:t>
                  </w:r>
                </w:p>
              </w:tc>
            </w:tr>
            <w:tr w:rsidR="0035503F" w:rsidTr="002A5E51">
              <w:trPr>
                <w:trHeight w:val="339"/>
              </w:trPr>
              <w:tc>
                <w:tcPr>
                  <w:tcW w:w="999" w:type="dxa"/>
                </w:tcPr>
                <w:p w:rsidR="0035503F" w:rsidRDefault="0035503F" w:rsidP="002A5E51">
                  <w:r>
                    <w:t>1</w:t>
                  </w:r>
                </w:p>
              </w:tc>
              <w:tc>
                <w:tcPr>
                  <w:tcW w:w="3164" w:type="dxa"/>
                </w:tcPr>
                <w:p w:rsidR="0035503F" w:rsidRDefault="0035503F" w:rsidP="002A5E51">
                  <w:r>
                    <w:t>Guest,</w:t>
                  </w:r>
                  <w:ins w:id="83" w:author="PC" w:date="2019-03-16T23:01:00Z">
                    <w:r w:rsidR="00FB659F">
                      <w:t xml:space="preserve"> </w:t>
                    </w:r>
                  </w:ins>
                  <w:r>
                    <w:t>User</w:t>
                  </w:r>
                </w:p>
              </w:tc>
              <w:tc>
                <w:tcPr>
                  <w:tcW w:w="3835" w:type="dxa"/>
                </w:tcPr>
                <w:p w:rsidR="0035503F" w:rsidRDefault="0035503F" w:rsidP="002A5E51">
                  <w:r>
                    <w:t>Click view cart</w:t>
                  </w:r>
                </w:p>
              </w:tc>
            </w:tr>
            <w:tr w:rsidR="0035503F" w:rsidTr="002A5E51">
              <w:trPr>
                <w:trHeight w:val="339"/>
              </w:trPr>
              <w:tc>
                <w:tcPr>
                  <w:tcW w:w="999" w:type="dxa"/>
                </w:tcPr>
                <w:p w:rsidR="0035503F" w:rsidRDefault="0035503F" w:rsidP="002A5E51">
                  <w:r>
                    <w:t>2</w:t>
                  </w:r>
                </w:p>
              </w:tc>
              <w:tc>
                <w:tcPr>
                  <w:tcW w:w="3164" w:type="dxa"/>
                </w:tcPr>
                <w:p w:rsidR="0035503F" w:rsidRDefault="0035503F" w:rsidP="002A5E51">
                  <w:r>
                    <w:t>System</w:t>
                  </w:r>
                </w:p>
              </w:tc>
              <w:tc>
                <w:tcPr>
                  <w:tcW w:w="3835" w:type="dxa"/>
                </w:tcPr>
                <w:p w:rsidR="0035503F" w:rsidRDefault="0035503F" w:rsidP="002A5E51">
                  <w:r>
                    <w:t>Show cart form</w:t>
                  </w:r>
                </w:p>
              </w:tc>
            </w:tr>
            <w:tr w:rsidR="0035503F" w:rsidTr="002A5E51">
              <w:trPr>
                <w:trHeight w:val="339"/>
              </w:trPr>
              <w:tc>
                <w:tcPr>
                  <w:tcW w:w="999" w:type="dxa"/>
                </w:tcPr>
                <w:p w:rsidR="0035503F" w:rsidRDefault="0035503F" w:rsidP="002A5E51">
                  <w:r>
                    <w:t>3</w:t>
                  </w:r>
                </w:p>
              </w:tc>
              <w:tc>
                <w:tcPr>
                  <w:tcW w:w="3164" w:type="dxa"/>
                </w:tcPr>
                <w:p w:rsidR="0035503F" w:rsidRDefault="0035503F" w:rsidP="002A5E51">
                  <w:r>
                    <w:t>Guest,</w:t>
                  </w:r>
                  <w:ins w:id="84" w:author="PC" w:date="2019-03-16T23:01:00Z">
                    <w:r w:rsidR="00FB659F">
                      <w:t xml:space="preserve"> </w:t>
                    </w:r>
                  </w:ins>
                  <w:r>
                    <w:t>User</w:t>
                  </w:r>
                </w:p>
              </w:tc>
              <w:tc>
                <w:tcPr>
                  <w:tcW w:w="3835" w:type="dxa"/>
                </w:tcPr>
                <w:p w:rsidR="0035503F" w:rsidRDefault="00CF2617" w:rsidP="002A5E51">
                  <w:r>
                    <w:t>Delete product in cart</w:t>
                  </w:r>
                </w:p>
              </w:tc>
            </w:tr>
            <w:tr w:rsidR="0035503F" w:rsidTr="002A5E51">
              <w:trPr>
                <w:trHeight w:val="339"/>
              </w:trPr>
              <w:tc>
                <w:tcPr>
                  <w:tcW w:w="999" w:type="dxa"/>
                </w:tcPr>
                <w:p w:rsidR="0035503F" w:rsidRDefault="0035503F" w:rsidP="002A5E51">
                  <w:r>
                    <w:t>4</w:t>
                  </w:r>
                </w:p>
              </w:tc>
              <w:tc>
                <w:tcPr>
                  <w:tcW w:w="3164" w:type="dxa"/>
                </w:tcPr>
                <w:p w:rsidR="0035503F" w:rsidRDefault="0035503F" w:rsidP="002A5E51">
                  <w:r>
                    <w:t>System</w:t>
                  </w:r>
                </w:p>
              </w:tc>
              <w:tc>
                <w:tcPr>
                  <w:tcW w:w="3835" w:type="dxa"/>
                </w:tcPr>
                <w:p w:rsidR="0035503F" w:rsidRDefault="0035503F" w:rsidP="00CF2617">
                  <w:r>
                    <w:t xml:space="preserve">System will </w:t>
                  </w:r>
                  <w:r w:rsidR="00CF2617">
                    <w:t>delete id product in session</w:t>
                  </w:r>
                </w:p>
              </w:tc>
            </w:tr>
          </w:tbl>
          <w:p w:rsidR="0035503F" w:rsidRPr="00DA4AC1" w:rsidRDefault="0035503F" w:rsidP="002A5E51">
            <w:pPr>
              <w:ind w:left="360"/>
              <w:rPr>
                <w:szCs w:val="22"/>
              </w:rPr>
            </w:pPr>
          </w:p>
        </w:tc>
      </w:tr>
      <w:tr w:rsidR="0035503F" w:rsidRPr="00DA4AC1" w:rsidTr="002A5E51">
        <w:trPr>
          <w:trHeight w:val="339"/>
        </w:trPr>
        <w:tc>
          <w:tcPr>
            <w:tcW w:w="1921" w:type="dxa"/>
          </w:tcPr>
          <w:p w:rsidR="0035503F" w:rsidRPr="00DA4AC1" w:rsidRDefault="0035503F" w:rsidP="002A5E51">
            <w:pPr>
              <w:jc w:val="right"/>
              <w:rPr>
                <w:szCs w:val="22"/>
              </w:rPr>
            </w:pPr>
            <w:r w:rsidRPr="00DA4AC1">
              <w:rPr>
                <w:szCs w:val="22"/>
              </w:rPr>
              <w:lastRenderedPageBreak/>
              <w:t>Alternative Flows:</w:t>
            </w:r>
          </w:p>
        </w:tc>
        <w:tc>
          <w:tcPr>
            <w:tcW w:w="8260" w:type="dxa"/>
            <w:gridSpan w:val="3"/>
            <w:tcBorders>
              <w:top w:val="single" w:sz="4" w:space="0" w:color="auto"/>
            </w:tcBorders>
          </w:tcPr>
          <w:p w:rsidR="0035503F" w:rsidRPr="00E25ADD" w:rsidRDefault="00CF2617" w:rsidP="00CF2617">
            <w:r>
              <w:rPr>
                <w:szCs w:val="22"/>
              </w:rPr>
              <w:t>At step 4</w:t>
            </w:r>
            <w:r w:rsidR="0035503F">
              <w:rPr>
                <w:szCs w:val="22"/>
              </w:rPr>
              <w:t xml:space="preserve"> </w:t>
            </w:r>
            <w:r>
              <w:rPr>
                <w:szCs w:val="22"/>
              </w:rPr>
              <w:t>the system will display “successful”</w:t>
            </w:r>
          </w:p>
        </w:tc>
      </w:tr>
      <w:tr w:rsidR="0035503F" w:rsidRPr="00DA4AC1" w:rsidTr="002A5E51">
        <w:trPr>
          <w:trHeight w:val="339"/>
        </w:trPr>
        <w:tc>
          <w:tcPr>
            <w:tcW w:w="1921" w:type="dxa"/>
          </w:tcPr>
          <w:p w:rsidR="0035503F" w:rsidRPr="00DA4AC1" w:rsidRDefault="0035503F" w:rsidP="002A5E51">
            <w:pPr>
              <w:jc w:val="right"/>
              <w:rPr>
                <w:szCs w:val="22"/>
              </w:rPr>
            </w:pPr>
            <w:r w:rsidRPr="00DA4AC1">
              <w:rPr>
                <w:szCs w:val="22"/>
              </w:rPr>
              <w:t>Exceptions:</w:t>
            </w:r>
          </w:p>
        </w:tc>
        <w:tc>
          <w:tcPr>
            <w:tcW w:w="8260" w:type="dxa"/>
            <w:gridSpan w:val="3"/>
          </w:tcPr>
          <w:p w:rsidR="0035503F" w:rsidRPr="005A6070" w:rsidRDefault="0035503F" w:rsidP="002A5E51">
            <w:pPr>
              <w:rPr>
                <w:szCs w:val="22"/>
              </w:rPr>
            </w:pPr>
            <w:r w:rsidRPr="005A6070">
              <w:rPr>
                <w:szCs w:val="22"/>
              </w:rPr>
              <w:t>Can’t connect with server</w:t>
            </w:r>
          </w:p>
        </w:tc>
      </w:tr>
      <w:tr w:rsidR="0035503F" w:rsidRPr="00DA4AC1" w:rsidTr="002A5E51">
        <w:trPr>
          <w:trHeight w:val="339"/>
        </w:trPr>
        <w:tc>
          <w:tcPr>
            <w:tcW w:w="1921" w:type="dxa"/>
          </w:tcPr>
          <w:p w:rsidR="0035503F" w:rsidRPr="00DA4AC1" w:rsidRDefault="0035503F" w:rsidP="002A5E51">
            <w:pPr>
              <w:jc w:val="right"/>
              <w:rPr>
                <w:szCs w:val="22"/>
              </w:rPr>
            </w:pPr>
            <w:r w:rsidRPr="00DA4AC1">
              <w:rPr>
                <w:szCs w:val="22"/>
              </w:rPr>
              <w:t>Priority:</w:t>
            </w:r>
          </w:p>
        </w:tc>
        <w:tc>
          <w:tcPr>
            <w:tcW w:w="8260" w:type="dxa"/>
            <w:gridSpan w:val="3"/>
          </w:tcPr>
          <w:p w:rsidR="0035503F" w:rsidRPr="00DA4AC1" w:rsidRDefault="0035503F" w:rsidP="002A5E51">
            <w:pPr>
              <w:rPr>
                <w:szCs w:val="22"/>
              </w:rPr>
            </w:pPr>
            <w:r>
              <w:rPr>
                <w:szCs w:val="22"/>
              </w:rPr>
              <w:t>High</w:t>
            </w:r>
          </w:p>
        </w:tc>
      </w:tr>
      <w:tr w:rsidR="0035503F" w:rsidRPr="00DA4AC1" w:rsidTr="002A5E51">
        <w:trPr>
          <w:trHeight w:val="339"/>
        </w:trPr>
        <w:tc>
          <w:tcPr>
            <w:tcW w:w="1921" w:type="dxa"/>
          </w:tcPr>
          <w:p w:rsidR="0035503F" w:rsidRPr="00DA4AC1" w:rsidRDefault="0035503F" w:rsidP="002A5E51">
            <w:pPr>
              <w:jc w:val="right"/>
              <w:rPr>
                <w:szCs w:val="22"/>
              </w:rPr>
            </w:pPr>
            <w:r w:rsidRPr="00DA4AC1">
              <w:rPr>
                <w:szCs w:val="22"/>
              </w:rPr>
              <w:t>Frequency of Use:</w:t>
            </w:r>
          </w:p>
        </w:tc>
        <w:tc>
          <w:tcPr>
            <w:tcW w:w="8260" w:type="dxa"/>
            <w:gridSpan w:val="3"/>
          </w:tcPr>
          <w:p w:rsidR="0035503F" w:rsidRPr="00DA4AC1" w:rsidRDefault="0035503F" w:rsidP="00CF2617">
            <w:pPr>
              <w:rPr>
                <w:szCs w:val="22"/>
              </w:rPr>
            </w:pPr>
            <w:r>
              <w:rPr>
                <w:szCs w:val="22"/>
              </w:rPr>
              <w:t xml:space="preserve">When user want to </w:t>
            </w:r>
            <w:r w:rsidR="00CF2617">
              <w:rPr>
                <w:szCs w:val="22"/>
              </w:rPr>
              <w:t>delete</w:t>
            </w:r>
            <w:r>
              <w:rPr>
                <w:szCs w:val="22"/>
              </w:rPr>
              <w:t xml:space="preserve"> product</w:t>
            </w:r>
          </w:p>
        </w:tc>
      </w:tr>
      <w:tr w:rsidR="0035503F" w:rsidRPr="00DA4AC1" w:rsidTr="002A5E51">
        <w:trPr>
          <w:trHeight w:val="317"/>
        </w:trPr>
        <w:tc>
          <w:tcPr>
            <w:tcW w:w="1921" w:type="dxa"/>
          </w:tcPr>
          <w:p w:rsidR="0035503F" w:rsidRPr="00DA4AC1" w:rsidRDefault="0035503F" w:rsidP="002A5E51">
            <w:pPr>
              <w:jc w:val="right"/>
              <w:rPr>
                <w:szCs w:val="22"/>
              </w:rPr>
            </w:pPr>
            <w:r w:rsidRPr="00DA4AC1">
              <w:rPr>
                <w:szCs w:val="22"/>
              </w:rPr>
              <w:t>Business Rules:</w:t>
            </w:r>
          </w:p>
        </w:tc>
        <w:tc>
          <w:tcPr>
            <w:tcW w:w="8260" w:type="dxa"/>
            <w:gridSpan w:val="3"/>
          </w:tcPr>
          <w:p w:rsidR="0035503F" w:rsidRPr="00DA4AC1" w:rsidRDefault="0035503F" w:rsidP="002A5E51">
            <w:pPr>
              <w:rPr>
                <w:szCs w:val="22"/>
              </w:rPr>
            </w:pPr>
            <w:r>
              <w:rPr>
                <w:szCs w:val="22"/>
              </w:rPr>
              <w:t>N/A</w:t>
            </w:r>
          </w:p>
        </w:tc>
      </w:tr>
      <w:tr w:rsidR="0035503F" w:rsidRPr="00DA4AC1" w:rsidTr="002A5E51">
        <w:trPr>
          <w:trHeight w:val="339"/>
        </w:trPr>
        <w:tc>
          <w:tcPr>
            <w:tcW w:w="1921" w:type="dxa"/>
          </w:tcPr>
          <w:p w:rsidR="0035503F" w:rsidRPr="00DA4AC1" w:rsidRDefault="0035503F" w:rsidP="002A5E51">
            <w:pPr>
              <w:jc w:val="right"/>
              <w:rPr>
                <w:szCs w:val="22"/>
              </w:rPr>
            </w:pPr>
            <w:r w:rsidRPr="00DA4AC1">
              <w:rPr>
                <w:szCs w:val="22"/>
              </w:rPr>
              <w:t>Other Information:</w:t>
            </w:r>
          </w:p>
        </w:tc>
        <w:tc>
          <w:tcPr>
            <w:tcW w:w="8260" w:type="dxa"/>
            <w:gridSpan w:val="3"/>
          </w:tcPr>
          <w:p w:rsidR="0035503F" w:rsidRPr="00DA4AC1" w:rsidRDefault="0035503F" w:rsidP="002A5E51">
            <w:pPr>
              <w:rPr>
                <w:szCs w:val="22"/>
              </w:rPr>
            </w:pPr>
            <w:r>
              <w:rPr>
                <w:szCs w:val="22"/>
              </w:rPr>
              <w:t>N/A</w:t>
            </w:r>
          </w:p>
        </w:tc>
      </w:tr>
      <w:tr w:rsidR="0035503F" w:rsidRPr="00DA4AC1" w:rsidTr="002A5E51">
        <w:trPr>
          <w:trHeight w:val="339"/>
        </w:trPr>
        <w:tc>
          <w:tcPr>
            <w:tcW w:w="1921" w:type="dxa"/>
          </w:tcPr>
          <w:p w:rsidR="0035503F" w:rsidRPr="00DA4AC1" w:rsidRDefault="0035503F" w:rsidP="002A5E51">
            <w:pPr>
              <w:jc w:val="right"/>
              <w:rPr>
                <w:szCs w:val="22"/>
              </w:rPr>
            </w:pPr>
            <w:r w:rsidRPr="00DA4AC1">
              <w:rPr>
                <w:szCs w:val="22"/>
              </w:rPr>
              <w:t>Assumptions:</w:t>
            </w:r>
          </w:p>
        </w:tc>
        <w:tc>
          <w:tcPr>
            <w:tcW w:w="8260" w:type="dxa"/>
            <w:gridSpan w:val="3"/>
          </w:tcPr>
          <w:p w:rsidR="0035503F" w:rsidRPr="00DA4AC1" w:rsidRDefault="0035503F" w:rsidP="002A5E51">
            <w:pPr>
              <w:rPr>
                <w:szCs w:val="22"/>
              </w:rPr>
            </w:pPr>
            <w:r>
              <w:rPr>
                <w:szCs w:val="22"/>
              </w:rPr>
              <w:t>N/A</w:t>
            </w:r>
          </w:p>
        </w:tc>
      </w:tr>
    </w:tbl>
    <w:p w:rsidR="00941BD7" w:rsidRPr="00136EA3" w:rsidRDefault="00941BD7" w:rsidP="00136EA3"/>
    <w:p w:rsidR="00310C4B" w:rsidRPr="005F23D7" w:rsidRDefault="00310C4B">
      <w:pPr>
        <w:pStyle w:val="Heading1"/>
      </w:pPr>
      <w:bookmarkStart w:id="85" w:name="_Toc352609400"/>
      <w:r w:rsidRPr="005F23D7">
        <w:t>External Interface Requirements</w:t>
      </w:r>
      <w:bookmarkEnd w:id="33"/>
      <w:bookmarkEnd w:id="85"/>
    </w:p>
    <w:p w:rsidR="006059E7" w:rsidRPr="006059E7" w:rsidRDefault="006059E7" w:rsidP="006059E7">
      <w:pPr>
        <w:pStyle w:val="template"/>
      </w:pPr>
      <w:r>
        <w:t>&lt;This section provides information to ensure that the system will communicate properly with users and with external</w:t>
      </w:r>
      <w:r w:rsidRPr="009564E8">
        <w:t xml:space="preserve"> </w:t>
      </w:r>
      <w:r>
        <w:t>hardware or software elements.&gt;</w:t>
      </w:r>
    </w:p>
    <w:p w:rsidR="00310C4B" w:rsidRDefault="00310C4B">
      <w:pPr>
        <w:pStyle w:val="Heading2"/>
      </w:pPr>
      <w:bookmarkStart w:id="86" w:name="_Toc352609401"/>
      <w:r w:rsidRPr="005F23D7">
        <w:t>User Interfaces</w:t>
      </w:r>
      <w:bookmarkEnd w:id="86"/>
    </w:p>
    <w:p w:rsidR="008E0F34" w:rsidRDefault="008E0F34" w:rsidP="008E0F34">
      <w:pPr>
        <w:ind w:firstLine="720"/>
      </w:pPr>
      <w:r>
        <w:t xml:space="preserve">The </w:t>
      </w:r>
      <w:r w:rsidRPr="008E0F34">
        <w:rPr>
          <w:highlight w:val="yellow"/>
        </w:rPr>
        <w:t>OPS</w:t>
      </w:r>
      <w:r>
        <w:t xml:space="preserve"> user interface has been specifically designed with their customers in</w:t>
      </w:r>
    </w:p>
    <w:p w:rsidR="008E0F34" w:rsidRDefault="008E0F34" w:rsidP="008E0F34">
      <w:r>
        <w:t xml:space="preserve">mind, giving them convenience while they buy a mobile on the website. </w:t>
      </w:r>
    </w:p>
    <w:p w:rsidR="008E0F34" w:rsidRDefault="008E0F34" w:rsidP="008E0F34">
      <w:pPr>
        <w:ind w:firstLine="720"/>
      </w:pPr>
      <w:r>
        <w:t xml:space="preserve"> The home screen offers a menu with a list of functions that the device performs. The</w:t>
      </w:r>
    </w:p>
    <w:p w:rsidR="008E0F34" w:rsidRDefault="008E0F34" w:rsidP="008E0F34">
      <w:r>
        <w:t>user can select one of the options on the menu, and is taken to the respective screen. Every</w:t>
      </w:r>
    </w:p>
    <w:p w:rsidR="008E0F34" w:rsidRDefault="008E0F34" w:rsidP="008E0F34">
      <w:r>
        <w:t>screen displays the menu on the bottom. The user can click on any one of the options and is</w:t>
      </w:r>
    </w:p>
    <w:p w:rsidR="008E0F34" w:rsidRDefault="008E0F34" w:rsidP="008E0F34">
      <w:r>
        <w:t>taken to the screen of their choice. In addition, clicking on the power button displays the home</w:t>
      </w:r>
    </w:p>
    <w:p w:rsidR="008E0F34" w:rsidRDefault="008E0F34" w:rsidP="008E0F34">
      <w:r>
        <w:t>screen with the menu options.</w:t>
      </w:r>
    </w:p>
    <w:p w:rsidR="008E0F34" w:rsidRDefault="008E0F34" w:rsidP="008E0F34">
      <w:pPr>
        <w:ind w:firstLine="720"/>
      </w:pPr>
      <w:r>
        <w:t xml:space="preserve"> The device offers easy scroll options to navigate the screens efficiently. To scroll</w:t>
      </w:r>
    </w:p>
    <w:p w:rsidR="008E0F34" w:rsidRDefault="008E0F34" w:rsidP="008E0F34">
      <w:r>
        <w:t>down any screen, simply touch the scroll bar on the screen, and roll down. If the user does not</w:t>
      </w:r>
    </w:p>
    <w:p w:rsidR="008E0F34" w:rsidRDefault="008E0F34" w:rsidP="008E0F34">
      <w:r>
        <w:t>know how to use any functionality or has any queries, the help option can be used. The help</w:t>
      </w:r>
    </w:p>
    <w:p w:rsidR="008E0F34" w:rsidRDefault="008E0F34" w:rsidP="008E0F34">
      <w:r>
        <w:t>screen contains a text field to enter search terms. A list of search results pertaining to the query is</w:t>
      </w:r>
    </w:p>
    <w:p w:rsidR="008E0F34" w:rsidRPr="008E0F34" w:rsidRDefault="008E0F34" w:rsidP="008E0F34">
      <w:r>
        <w:t>displayed</w:t>
      </w:r>
    </w:p>
    <w:p w:rsidR="00310C4B" w:rsidRDefault="00310C4B">
      <w:pPr>
        <w:pStyle w:val="Heading2"/>
      </w:pPr>
      <w:bookmarkStart w:id="87" w:name="_Toc439994685"/>
      <w:bookmarkStart w:id="88" w:name="_Toc352609402"/>
      <w:r w:rsidRPr="005F23D7">
        <w:t>Software Interfaces</w:t>
      </w:r>
      <w:bookmarkEnd w:id="87"/>
      <w:bookmarkEnd w:id="88"/>
    </w:p>
    <w:p w:rsidR="008E0F34" w:rsidRDefault="002C53B8" w:rsidP="002C53B8">
      <w:pPr>
        <w:ind w:firstLine="720"/>
      </w:pPr>
      <w:r>
        <w:t xml:space="preserve">The OPS runs on Website.  </w:t>
      </w:r>
      <w:r w:rsidR="008E0F34">
        <w:t>The OPS uses synchronization</w:t>
      </w:r>
      <w:r w:rsidR="008E0F34" w:rsidRPr="00CB38CB">
        <w:rPr>
          <w:color w:val="FF0000"/>
        </w:rPr>
        <w:t xml:space="preserve"> </w:t>
      </w:r>
      <w:del w:id="89" w:author="PC" w:date="2019-03-16T23:00:00Z">
        <w:r w:rsidR="00FB659F" w:rsidDel="00FB659F">
          <w:rPr>
            <w:color w:val="000000" w:themeColor="text1"/>
          </w:rPr>
          <w:delText>Boo</w:delText>
        </w:r>
        <w:r w:rsidR="00CB38CB" w:rsidRPr="00CB38CB" w:rsidDel="00FB659F">
          <w:rPr>
            <w:color w:val="000000" w:themeColor="text1"/>
          </w:rPr>
          <w:delText>strap</w:delText>
        </w:r>
      </w:del>
      <w:ins w:id="90" w:author="PC" w:date="2019-03-16T23:00:00Z">
        <w:r w:rsidR="00FB659F">
          <w:rPr>
            <w:color w:val="000000" w:themeColor="text1"/>
          </w:rPr>
          <w:t>Boo</w:t>
        </w:r>
        <w:r w:rsidR="00FB659F" w:rsidRPr="00CB38CB">
          <w:rPr>
            <w:color w:val="000000" w:themeColor="text1"/>
          </w:rPr>
          <w:t>tstrap</w:t>
        </w:r>
      </w:ins>
      <w:r w:rsidR="008E0F34">
        <w:t xml:space="preserve"> that is compatible with Windows, Linux &amp; Mac</w:t>
      </w:r>
      <w:r w:rsidR="008E0F34" w:rsidRPr="00CB38CB">
        <w:rPr>
          <w:color w:val="000000" w:themeColor="text1"/>
        </w:rPr>
        <w:t xml:space="preserve">, </w:t>
      </w:r>
      <w:r w:rsidR="00CB38CB" w:rsidRPr="00CB38CB">
        <w:rPr>
          <w:color w:val="000000" w:themeColor="text1"/>
        </w:rPr>
        <w:t>Android</w:t>
      </w:r>
      <w:r w:rsidR="008E0F34" w:rsidRPr="00CB38CB">
        <w:rPr>
          <w:color w:val="000000" w:themeColor="text1"/>
        </w:rPr>
        <w:t>, Ios,</w:t>
      </w:r>
      <w:ins w:id="91" w:author="PC" w:date="2019-03-16T23:01:00Z">
        <w:r w:rsidR="00FB659F">
          <w:rPr>
            <w:color w:val="000000" w:themeColor="text1"/>
          </w:rPr>
          <w:t xml:space="preserve"> </w:t>
        </w:r>
      </w:ins>
      <w:r w:rsidR="008E0F34" w:rsidRPr="00CB38CB">
        <w:rPr>
          <w:color w:val="000000" w:themeColor="text1"/>
        </w:rPr>
        <w:t>etc</w:t>
      </w:r>
    </w:p>
    <w:p w:rsidR="008E0F34" w:rsidRDefault="008E0F34" w:rsidP="008E0F34">
      <w:del w:id="92" w:author="PC" w:date="2019-03-16T23:01:00Z">
        <w:r w:rsidDel="00FB659F">
          <w:delText>operating</w:delText>
        </w:r>
      </w:del>
      <w:ins w:id="93" w:author="PC" w:date="2019-03-16T23:01:00Z">
        <w:r w:rsidR="00FB659F">
          <w:t>Operating</w:t>
        </w:r>
      </w:ins>
      <w:r>
        <w:t xml:space="preserve"> systems. The device contains an in-built language database containing image, text and</w:t>
      </w:r>
    </w:p>
    <w:p w:rsidR="008E0F34" w:rsidRPr="008E0F34" w:rsidRDefault="008E0F34" w:rsidP="008E0F34">
      <w:r>
        <w:t>audio files.</w:t>
      </w:r>
    </w:p>
    <w:p w:rsidR="006059E7" w:rsidRDefault="006059E7" w:rsidP="006059E7">
      <w:pPr>
        <w:pStyle w:val="Heading2"/>
      </w:pPr>
      <w:bookmarkStart w:id="94" w:name="_Toc439994684"/>
      <w:bookmarkStart w:id="95" w:name="_Toc352609403"/>
      <w:bookmarkStart w:id="96" w:name="_Toc439994686"/>
      <w:r w:rsidRPr="005F23D7">
        <w:t>Hardware Interfaces</w:t>
      </w:r>
      <w:bookmarkEnd w:id="94"/>
      <w:bookmarkEnd w:id="95"/>
    </w:p>
    <w:p w:rsidR="009F042D" w:rsidRPr="00887F94" w:rsidRDefault="009F042D" w:rsidP="009F042D">
      <w:pPr>
        <w:rPr>
          <w:ins w:id="97" w:author="PC" w:date="2019-03-16T23:46:00Z"/>
        </w:rPr>
      </w:pPr>
      <w:ins w:id="98" w:author="PC" w:date="2019-03-16T23:46:00Z">
        <w:r w:rsidRPr="00887F94">
          <w:t>Since the application must run over the internet, all the hardware shall require to connect internet.</w:t>
        </w:r>
      </w:ins>
    </w:p>
    <w:p w:rsidR="002C53B8" w:rsidRPr="002C53B8" w:rsidDel="009F042D" w:rsidRDefault="002C53B8" w:rsidP="002C53B8">
      <w:pPr>
        <w:rPr>
          <w:del w:id="99" w:author="PC" w:date="2019-03-16T23:46:00Z"/>
        </w:rPr>
      </w:pPr>
      <w:del w:id="100" w:author="PC" w:date="2019-03-16T23:46:00Z">
        <w:r w:rsidDel="009F042D">
          <w:delText>N/a</w:delText>
        </w:r>
      </w:del>
    </w:p>
    <w:p w:rsidR="00310C4B" w:rsidRDefault="00310C4B">
      <w:pPr>
        <w:pStyle w:val="Heading2"/>
      </w:pPr>
      <w:bookmarkStart w:id="101" w:name="_Toc352609404"/>
      <w:r w:rsidRPr="005F23D7">
        <w:t>Communications Interfaces</w:t>
      </w:r>
      <w:bookmarkEnd w:id="96"/>
      <w:bookmarkEnd w:id="101"/>
    </w:p>
    <w:p w:rsidR="009F042D" w:rsidRDefault="009F042D" w:rsidP="009F042D">
      <w:pPr>
        <w:pStyle w:val="ListParagraph"/>
        <w:numPr>
          <w:ilvl w:val="0"/>
          <w:numId w:val="19"/>
        </w:numPr>
        <w:tabs>
          <w:tab w:val="left" w:pos="5790"/>
        </w:tabs>
        <w:rPr>
          <w:ins w:id="102" w:author="PC" w:date="2019-03-16T23:47:00Z"/>
        </w:rPr>
        <w:pPrChange w:id="103" w:author="PC" w:date="2019-03-16T23:47:00Z">
          <w:pPr>
            <w:tabs>
              <w:tab w:val="left" w:pos="5790"/>
            </w:tabs>
          </w:pPr>
        </w:pPrChange>
      </w:pPr>
      <w:ins w:id="104" w:author="PC" w:date="2019-03-16T23:47:00Z">
        <w:r w:rsidRPr="00887F94">
          <w:t>The system shall use the HTTP protocol for communication over the internet.</w:t>
        </w:r>
      </w:ins>
    </w:p>
    <w:p w:rsidR="009F042D" w:rsidRDefault="009F042D" w:rsidP="009F042D">
      <w:pPr>
        <w:pStyle w:val="ListParagraph"/>
        <w:rPr>
          <w:ins w:id="105" w:author="PC" w:date="2019-03-16T23:47:00Z"/>
        </w:rPr>
        <w:pPrChange w:id="106" w:author="PC" w:date="2019-03-16T23:47:00Z">
          <w:pPr>
            <w:pStyle w:val="ListParagraph"/>
            <w:numPr>
              <w:numId w:val="8"/>
            </w:numPr>
            <w:ind w:hanging="360"/>
          </w:pPr>
        </w:pPrChange>
      </w:pPr>
    </w:p>
    <w:p w:rsidR="002C53B8" w:rsidRPr="002C53B8" w:rsidRDefault="002C53B8" w:rsidP="009F042D">
      <w:pPr>
        <w:pStyle w:val="ListParagraph"/>
        <w:numPr>
          <w:ilvl w:val="0"/>
          <w:numId w:val="19"/>
        </w:numPr>
        <w:pPrChange w:id="107" w:author="PC" w:date="2019-03-16T23:47:00Z">
          <w:pPr>
            <w:pStyle w:val="ListParagraph"/>
            <w:numPr>
              <w:numId w:val="8"/>
            </w:numPr>
            <w:ind w:hanging="360"/>
          </w:pPr>
        </w:pPrChange>
      </w:pPr>
      <w:r>
        <w:lastRenderedPageBreak/>
        <w:t>W</w:t>
      </w:r>
      <w:r w:rsidRPr="002C53B8">
        <w:t>eb browser</w:t>
      </w:r>
      <w:r>
        <w:t>: Chrome – Firefox – Internet Explore – Coc Coc – Safari</w:t>
      </w:r>
    </w:p>
    <w:p w:rsidR="00310C4B" w:rsidRPr="005F23D7" w:rsidRDefault="00C44E3E">
      <w:pPr>
        <w:pStyle w:val="Heading1"/>
      </w:pPr>
      <w:bookmarkStart w:id="108" w:name="_Toc352609405"/>
      <w:bookmarkStart w:id="109" w:name="_Toc439994690"/>
      <w:r w:rsidRPr="005F23D7">
        <w:t>Quality Attributes</w:t>
      </w:r>
      <w:bookmarkEnd w:id="108"/>
    </w:p>
    <w:p w:rsidR="00C44E3E" w:rsidRDefault="00C44E3E" w:rsidP="00C44E3E">
      <w:pPr>
        <w:pStyle w:val="Heading2"/>
      </w:pPr>
      <w:bookmarkStart w:id="110" w:name="_Toc352609406"/>
      <w:r w:rsidRPr="005F23D7">
        <w:t>Usability</w:t>
      </w:r>
      <w:bookmarkEnd w:id="110"/>
    </w:p>
    <w:p w:rsidR="000B780A" w:rsidRPr="00887F94" w:rsidRDefault="000B780A" w:rsidP="000B780A">
      <w:pPr>
        <w:rPr>
          <w:ins w:id="111" w:author="PC" w:date="2019-03-16T23:47:00Z"/>
        </w:rPr>
      </w:pPr>
      <w:ins w:id="112" w:author="PC" w:date="2019-03-16T23:47:00Z">
        <w:r w:rsidRPr="00887F94">
          <w:t>The UI will be clear, simple, easy to use.</w:t>
        </w:r>
      </w:ins>
    </w:p>
    <w:p w:rsidR="002C53B8" w:rsidRPr="002C53B8" w:rsidDel="000B780A" w:rsidRDefault="002C53B8" w:rsidP="002C53B8">
      <w:pPr>
        <w:rPr>
          <w:del w:id="113" w:author="PC" w:date="2019-03-16T23:47:00Z"/>
        </w:rPr>
      </w:pPr>
      <w:del w:id="114" w:author="PC" w:date="2019-03-16T23:47:00Z">
        <w:r w:rsidDel="000B780A">
          <w:delText>N/a</w:delText>
        </w:r>
      </w:del>
    </w:p>
    <w:p w:rsidR="00310C4B" w:rsidRPr="005F23D7" w:rsidRDefault="00310C4B">
      <w:pPr>
        <w:pStyle w:val="Heading2"/>
      </w:pPr>
      <w:bookmarkStart w:id="115" w:name="_Toc352609407"/>
      <w:r w:rsidRPr="005F23D7">
        <w:t>Performance</w:t>
      </w:r>
      <w:bookmarkEnd w:id="109"/>
      <w:bookmarkEnd w:id="115"/>
    </w:p>
    <w:p w:rsidR="009F042D" w:rsidRDefault="002C53B8" w:rsidP="009F042D">
      <w:pPr>
        <w:pStyle w:val="ListParagraph"/>
        <w:numPr>
          <w:ilvl w:val="0"/>
          <w:numId w:val="18"/>
        </w:numPr>
        <w:spacing w:before="100" w:after="200" w:line="276" w:lineRule="auto"/>
        <w:rPr>
          <w:ins w:id="116" w:author="PC" w:date="2019-03-16T23:44:00Z"/>
        </w:rPr>
        <w:pPrChange w:id="117" w:author="PC" w:date="2019-03-16T23:45:00Z">
          <w:pPr>
            <w:pStyle w:val="ListParagraph"/>
            <w:numPr>
              <w:numId w:val="18"/>
            </w:numPr>
            <w:spacing w:before="100" w:after="200" w:line="276" w:lineRule="auto"/>
            <w:ind w:left="1008" w:hanging="360"/>
          </w:pPr>
        </w:pPrChange>
      </w:pPr>
      <w:del w:id="118" w:author="PC" w:date="2019-03-16T23:46:00Z">
        <w:r w:rsidRPr="009F042D" w:rsidDel="009F042D">
          <w:rPr>
            <w:rFonts w:ascii="RobotoBold" w:hAnsi="RobotoBold"/>
            <w:color w:val="222222"/>
            <w:sz w:val="23"/>
            <w:szCs w:val="23"/>
            <w:shd w:val="clear" w:color="auto" w:fill="FFFFFF"/>
            <w:rPrChange w:id="119" w:author="PC" w:date="2019-03-16T23:45:00Z">
              <w:rPr>
                <w:rFonts w:ascii="RobotoBold" w:hAnsi="RobotoBold"/>
                <w:color w:val="222222"/>
                <w:sz w:val="23"/>
                <w:szCs w:val="23"/>
                <w:shd w:val="clear" w:color="auto" w:fill="FFFFFF"/>
              </w:rPr>
            </w:rPrChange>
          </w:rPr>
          <w:delText>Server Response Time &lt; 3second</w:delText>
        </w:r>
      </w:del>
      <w:ins w:id="120" w:author="PC" w:date="2019-03-16T23:44:00Z">
        <w:r w:rsidR="009F042D">
          <w:t xml:space="preserve">The loading time of a page will be less than 10 seconds. It still largely depends on the Internet connection strength and the computer’s speed. </w:t>
        </w:r>
      </w:ins>
    </w:p>
    <w:p w:rsidR="009F042D" w:rsidRPr="00887F94" w:rsidRDefault="009F042D" w:rsidP="009F042D">
      <w:pPr>
        <w:pStyle w:val="ListParagraph"/>
        <w:numPr>
          <w:ilvl w:val="0"/>
          <w:numId w:val="18"/>
        </w:numPr>
        <w:spacing w:before="100" w:after="200" w:line="276" w:lineRule="auto"/>
        <w:rPr>
          <w:ins w:id="121" w:author="PC" w:date="2019-03-16T23:44:00Z"/>
        </w:rPr>
        <w:pPrChange w:id="122" w:author="PC" w:date="2019-03-16T23:45:00Z">
          <w:pPr>
            <w:pStyle w:val="ListParagraph"/>
            <w:numPr>
              <w:numId w:val="18"/>
            </w:numPr>
            <w:spacing w:before="100" w:after="200" w:line="276" w:lineRule="auto"/>
            <w:ind w:left="1008" w:hanging="360"/>
          </w:pPr>
        </w:pPrChange>
      </w:pPr>
      <w:ins w:id="123" w:author="PC" w:date="2019-03-16T23:44:00Z">
        <w:r>
          <w:t>The time it takes for the search engine to display results will be less than 10 seconds.</w:t>
        </w:r>
      </w:ins>
    </w:p>
    <w:p w:rsidR="009F042D" w:rsidRDefault="009F042D">
      <w:pPr>
        <w:pStyle w:val="template"/>
      </w:pPr>
    </w:p>
    <w:p w:rsidR="00310C4B" w:rsidRDefault="00310C4B" w:rsidP="002C53B8">
      <w:pPr>
        <w:pStyle w:val="Heading2"/>
      </w:pPr>
      <w:bookmarkStart w:id="124" w:name="_Toc439994692"/>
      <w:bookmarkStart w:id="125" w:name="_Toc352609408"/>
      <w:r w:rsidRPr="005F23D7">
        <w:t>Security</w:t>
      </w:r>
      <w:bookmarkEnd w:id="124"/>
      <w:bookmarkEnd w:id="125"/>
    </w:p>
    <w:p w:rsidR="002C53B8" w:rsidRPr="002C53B8" w:rsidRDefault="002C53B8" w:rsidP="002C53B8">
      <w:r w:rsidRPr="002C53B8">
        <w:rPr>
          <w:highlight w:val="yellow"/>
        </w:rPr>
        <w:t>OPS</w:t>
      </w:r>
      <w:r>
        <w:t xml:space="preserve"> using </w:t>
      </w:r>
      <w:r w:rsidRPr="002C53B8">
        <w:rPr>
          <w:highlight w:val="yellow"/>
        </w:rPr>
        <w:t>HTTPS</w:t>
      </w:r>
    </w:p>
    <w:p w:rsidR="00C44E3E" w:rsidRDefault="00C44E3E" w:rsidP="00C44E3E">
      <w:pPr>
        <w:pStyle w:val="Heading2"/>
      </w:pPr>
      <w:bookmarkStart w:id="126" w:name="_Toc439994691"/>
      <w:bookmarkStart w:id="127" w:name="_Toc352609409"/>
      <w:bookmarkStart w:id="128" w:name="_Toc439994693"/>
      <w:r w:rsidRPr="005F23D7">
        <w:t>Safety</w:t>
      </w:r>
      <w:bookmarkEnd w:id="126"/>
      <w:bookmarkEnd w:id="127"/>
    </w:p>
    <w:p w:rsidR="002C53B8" w:rsidRPr="002C53B8" w:rsidRDefault="002C53B8" w:rsidP="002C53B8">
      <w:r>
        <w:t>None</w:t>
      </w:r>
    </w:p>
    <w:p w:rsidR="00C44E3E" w:rsidRDefault="00C44E3E" w:rsidP="00C44E3E">
      <w:pPr>
        <w:pStyle w:val="Heading1"/>
      </w:pPr>
      <w:bookmarkStart w:id="129" w:name="_Toc352609411"/>
      <w:bookmarkStart w:id="130" w:name="_Toc439994695"/>
      <w:bookmarkEnd w:id="128"/>
      <w:r w:rsidRPr="005F23D7">
        <w:t>Internationalization and Localization Requirements</w:t>
      </w:r>
      <w:bookmarkEnd w:id="129"/>
    </w:p>
    <w:p w:rsidR="002C53B8" w:rsidRDefault="002C53B8" w:rsidP="002C53B8">
      <w:r>
        <w:t>C</w:t>
      </w:r>
      <w:r w:rsidRPr="002C53B8">
        <w:t>urrency</w:t>
      </w:r>
      <w:r>
        <w:t xml:space="preserve"> : USD $</w:t>
      </w:r>
    </w:p>
    <w:p w:rsidR="002C53B8" w:rsidRDefault="002C53B8" w:rsidP="002C53B8">
      <w:r>
        <w:t>L</w:t>
      </w:r>
      <w:r w:rsidRPr="002C53B8">
        <w:t>anguage</w:t>
      </w:r>
      <w:r>
        <w:t xml:space="preserve"> : English – Vietnamese</w:t>
      </w:r>
    </w:p>
    <w:p w:rsidR="002C53B8" w:rsidRDefault="002C53B8" w:rsidP="002C53B8">
      <w:r>
        <w:t>T</w:t>
      </w:r>
      <w:r w:rsidRPr="002C53B8">
        <w:t>ime zones</w:t>
      </w:r>
      <w:r>
        <w:t>: +7</w:t>
      </w:r>
    </w:p>
    <w:bookmarkEnd w:id="130"/>
    <w:p w:rsidR="00CB38CB" w:rsidRDefault="00CB38CB" w:rsidP="00CB38CB">
      <w:pPr>
        <w:pStyle w:val="Heading1"/>
      </w:pPr>
      <w:r>
        <w:t>Check list</w:t>
      </w:r>
    </w:p>
    <w:tbl>
      <w:tblPr>
        <w:tblStyle w:val="TableGrid"/>
        <w:tblW w:w="10330" w:type="dxa"/>
        <w:tblLook w:val="04A0" w:firstRow="1" w:lastRow="0" w:firstColumn="1" w:lastColumn="0" w:noHBand="0" w:noVBand="1"/>
        <w:tblPrChange w:id="131" w:author="PC" w:date="2019-03-16T23:43:00Z">
          <w:tblPr>
            <w:tblStyle w:val="TableGrid"/>
            <w:tblW w:w="10330" w:type="dxa"/>
            <w:tblLook w:val="04A0" w:firstRow="1" w:lastRow="0" w:firstColumn="1" w:lastColumn="0" w:noHBand="0" w:noVBand="1"/>
          </w:tblPr>
        </w:tblPrChange>
      </w:tblPr>
      <w:tblGrid>
        <w:gridCol w:w="587"/>
        <w:gridCol w:w="8341"/>
        <w:gridCol w:w="1402"/>
        <w:tblGridChange w:id="132">
          <w:tblGrid>
            <w:gridCol w:w="468"/>
            <w:gridCol w:w="119"/>
            <w:gridCol w:w="3211"/>
            <w:gridCol w:w="1660"/>
            <w:gridCol w:w="2779"/>
            <w:gridCol w:w="691"/>
            <w:gridCol w:w="1402"/>
          </w:tblGrid>
        </w:tblGridChange>
      </w:tblGrid>
      <w:tr w:rsidR="00883CE8" w:rsidTr="00883CE8">
        <w:trPr>
          <w:trHeight w:val="476"/>
          <w:trPrChange w:id="133" w:author="PC" w:date="2019-03-16T23:43:00Z">
            <w:trPr>
              <w:trHeight w:val="476"/>
            </w:trPr>
          </w:trPrChange>
        </w:trPr>
        <w:tc>
          <w:tcPr>
            <w:tcW w:w="587" w:type="dxa"/>
            <w:tcPrChange w:id="134" w:author="PC" w:date="2019-03-16T23:43:00Z">
              <w:tcPr>
                <w:tcW w:w="587" w:type="dxa"/>
                <w:gridSpan w:val="2"/>
              </w:tcPr>
            </w:tcPrChange>
          </w:tcPr>
          <w:p w:rsidR="00883CE8" w:rsidRDefault="00883CE8" w:rsidP="00CB38CB"/>
        </w:tc>
        <w:tc>
          <w:tcPr>
            <w:tcW w:w="8341" w:type="dxa"/>
            <w:shd w:val="clear" w:color="auto" w:fill="FBD4B4" w:themeFill="accent6" w:themeFillTint="66"/>
            <w:tcPrChange w:id="135" w:author="PC" w:date="2019-03-16T23:43:00Z">
              <w:tcPr>
                <w:tcW w:w="4871" w:type="dxa"/>
                <w:gridSpan w:val="2"/>
                <w:shd w:val="clear" w:color="auto" w:fill="FBD4B4" w:themeFill="accent6" w:themeFillTint="66"/>
              </w:tcPr>
            </w:tcPrChange>
          </w:tcPr>
          <w:p w:rsidR="00883CE8" w:rsidRDefault="00883CE8" w:rsidP="00CB38CB">
            <w:ins w:id="136" w:author="PC" w:date="2019-03-16T23:15:00Z">
              <w:r w:rsidRPr="00CB38CB">
                <w:rPr>
                  <w:szCs w:val="24"/>
                  <w:lang w:eastAsia="zh-CN"/>
                </w:rPr>
                <w:t>Completeness</w:t>
              </w:r>
            </w:ins>
          </w:p>
        </w:tc>
        <w:tc>
          <w:tcPr>
            <w:tcW w:w="1402" w:type="dxa"/>
            <w:shd w:val="clear" w:color="auto" w:fill="FBD4B4" w:themeFill="accent6" w:themeFillTint="66"/>
            <w:tcPrChange w:id="137" w:author="PC" w:date="2019-03-16T23:43:00Z">
              <w:tcPr>
                <w:tcW w:w="4872" w:type="dxa"/>
                <w:gridSpan w:val="3"/>
                <w:shd w:val="clear" w:color="auto" w:fill="FBD4B4" w:themeFill="accent6" w:themeFillTint="66"/>
              </w:tcPr>
            </w:tcPrChange>
          </w:tcPr>
          <w:p w:rsidR="00883CE8" w:rsidRDefault="00883CE8" w:rsidP="00883CE8">
            <w:pPr>
              <w:jc w:val="center"/>
              <w:pPrChange w:id="138" w:author="PC" w:date="2019-03-16T23:43:00Z">
                <w:pPr/>
              </w:pPrChange>
            </w:pPr>
            <w:ins w:id="139" w:author="PC" w:date="2019-03-16T23:43:00Z">
              <w:r>
                <w:t>Pass</w:t>
              </w:r>
            </w:ins>
          </w:p>
        </w:tc>
      </w:tr>
      <w:tr w:rsidR="000B4469" w:rsidTr="000B4469">
        <w:tblPrEx>
          <w:tblPrExChange w:id="140" w:author="PC" w:date="2019-03-16T23:15:00Z">
            <w:tblPrEx>
              <w:tblW w:w="0" w:type="auto"/>
            </w:tblPrEx>
          </w:tblPrExChange>
        </w:tblPrEx>
        <w:trPr>
          <w:trHeight w:val="427"/>
          <w:trPrChange w:id="141" w:author="PC" w:date="2019-03-16T23:15:00Z">
            <w:trPr>
              <w:gridAfter w:val="0"/>
            </w:trPr>
          </w:trPrChange>
        </w:trPr>
        <w:tc>
          <w:tcPr>
            <w:tcW w:w="587" w:type="dxa"/>
            <w:tcPrChange w:id="142" w:author="PC" w:date="2019-03-16T23:15:00Z">
              <w:tcPr>
                <w:tcW w:w="468" w:type="dxa"/>
              </w:tcPr>
            </w:tcPrChange>
          </w:tcPr>
          <w:p w:rsidR="000B4469" w:rsidRDefault="000B4469" w:rsidP="00CB38CB">
            <w:r>
              <w:t>1</w:t>
            </w:r>
          </w:p>
        </w:tc>
        <w:tc>
          <w:tcPr>
            <w:tcW w:w="8341" w:type="dxa"/>
            <w:tcPrChange w:id="143" w:author="PC" w:date="2019-03-16T23:15:00Z">
              <w:tcPr>
                <w:tcW w:w="3330" w:type="dxa"/>
                <w:gridSpan w:val="2"/>
              </w:tcPr>
            </w:tcPrChange>
          </w:tcPr>
          <w:p w:rsidR="000B4469" w:rsidRPr="00CB38CB" w:rsidRDefault="000B4469" w:rsidP="000B4469">
            <w:pPr>
              <w:spacing w:line="240" w:lineRule="auto"/>
              <w:rPr>
                <w:ins w:id="144" w:author="PC" w:date="2019-03-16T23:17:00Z"/>
                <w:szCs w:val="24"/>
                <w:lang w:eastAsia="zh-CN"/>
              </w:rPr>
            </w:pPr>
            <w:ins w:id="145" w:author="PC" w:date="2019-03-16T23:17:00Z">
              <w:r w:rsidRPr="00CB38CB">
                <w:rPr>
                  <w:szCs w:val="24"/>
                  <w:lang w:eastAsia="zh-CN"/>
                </w:rPr>
                <w:t>Do the requirements address all known customer or system needs?</w:t>
              </w:r>
            </w:ins>
          </w:p>
          <w:p w:rsidR="000B4469" w:rsidRDefault="000B4469" w:rsidP="00CB38CB"/>
        </w:tc>
        <w:tc>
          <w:tcPr>
            <w:tcW w:w="1402" w:type="dxa"/>
            <w:tcPrChange w:id="146" w:author="PC" w:date="2019-03-16T23:15:00Z">
              <w:tcPr>
                <w:tcW w:w="4439" w:type="dxa"/>
                <w:gridSpan w:val="2"/>
              </w:tcPr>
            </w:tcPrChange>
          </w:tcPr>
          <w:p w:rsidR="000B4469" w:rsidRDefault="00883CE8" w:rsidP="00CB38CB">
            <w:ins w:id="147" w:author="PC" w:date="2019-03-16T23:43:00Z">
              <w:r>
                <w:t>v</w:t>
              </w:r>
            </w:ins>
          </w:p>
        </w:tc>
      </w:tr>
      <w:tr w:rsidR="000B4469" w:rsidTr="000B4469">
        <w:tblPrEx>
          <w:tblPrExChange w:id="148" w:author="PC" w:date="2019-03-16T23:15:00Z">
            <w:tblPrEx>
              <w:tblW w:w="0" w:type="auto"/>
            </w:tblPrEx>
          </w:tblPrExChange>
        </w:tblPrEx>
        <w:trPr>
          <w:trHeight w:val="411"/>
          <w:trPrChange w:id="149" w:author="PC" w:date="2019-03-16T23:15:00Z">
            <w:trPr>
              <w:gridAfter w:val="0"/>
            </w:trPr>
          </w:trPrChange>
        </w:trPr>
        <w:tc>
          <w:tcPr>
            <w:tcW w:w="587" w:type="dxa"/>
            <w:tcPrChange w:id="150" w:author="PC" w:date="2019-03-16T23:15:00Z">
              <w:tcPr>
                <w:tcW w:w="468" w:type="dxa"/>
              </w:tcPr>
            </w:tcPrChange>
          </w:tcPr>
          <w:p w:rsidR="000B4469" w:rsidRDefault="000B4469" w:rsidP="00CB38CB">
            <w:r>
              <w:t>2</w:t>
            </w:r>
          </w:p>
        </w:tc>
        <w:tc>
          <w:tcPr>
            <w:tcW w:w="8341" w:type="dxa"/>
            <w:tcPrChange w:id="151" w:author="PC" w:date="2019-03-16T23:15:00Z">
              <w:tcPr>
                <w:tcW w:w="3330" w:type="dxa"/>
                <w:gridSpan w:val="2"/>
              </w:tcPr>
            </w:tcPrChange>
          </w:tcPr>
          <w:p w:rsidR="000B4469" w:rsidRDefault="000B4469" w:rsidP="00CB38CB">
            <w:ins w:id="152" w:author="PC" w:date="2019-03-16T23:17:00Z">
              <w:r w:rsidRPr="00CB38CB">
                <w:rPr>
                  <w:szCs w:val="24"/>
                  <w:lang w:eastAsia="zh-CN"/>
                </w:rPr>
                <w:t>Have algorithms intrinsic to the functional requirements been defined?</w:t>
              </w:r>
            </w:ins>
          </w:p>
        </w:tc>
        <w:tc>
          <w:tcPr>
            <w:tcW w:w="1402" w:type="dxa"/>
            <w:tcPrChange w:id="153" w:author="PC" w:date="2019-03-16T23:15:00Z">
              <w:tcPr>
                <w:tcW w:w="4439" w:type="dxa"/>
                <w:gridSpan w:val="2"/>
              </w:tcPr>
            </w:tcPrChange>
          </w:tcPr>
          <w:p w:rsidR="000B4469" w:rsidRDefault="00883CE8" w:rsidP="00CB38CB">
            <w:ins w:id="154" w:author="PC" w:date="2019-03-16T23:43:00Z">
              <w:r>
                <w:t xml:space="preserve"> </w:t>
              </w:r>
            </w:ins>
          </w:p>
        </w:tc>
      </w:tr>
      <w:tr w:rsidR="000B4469" w:rsidTr="000B4469">
        <w:trPr>
          <w:trHeight w:val="411"/>
          <w:ins w:id="155" w:author="PC" w:date="2019-03-16T23:18:00Z"/>
        </w:trPr>
        <w:tc>
          <w:tcPr>
            <w:tcW w:w="587" w:type="dxa"/>
          </w:tcPr>
          <w:p w:rsidR="000B4469" w:rsidRDefault="000B4469" w:rsidP="00CB38CB">
            <w:pPr>
              <w:rPr>
                <w:ins w:id="156" w:author="PC" w:date="2019-03-16T23:18:00Z"/>
              </w:rPr>
            </w:pPr>
            <w:ins w:id="157" w:author="PC" w:date="2019-03-16T23:18:00Z">
              <w:r>
                <w:t>3</w:t>
              </w:r>
            </w:ins>
          </w:p>
        </w:tc>
        <w:tc>
          <w:tcPr>
            <w:tcW w:w="8341" w:type="dxa"/>
          </w:tcPr>
          <w:p w:rsidR="000B4469" w:rsidRPr="00CB38CB" w:rsidRDefault="000B4469" w:rsidP="00CB38CB">
            <w:pPr>
              <w:rPr>
                <w:ins w:id="158" w:author="PC" w:date="2019-03-16T23:18:00Z"/>
                <w:szCs w:val="24"/>
                <w:lang w:eastAsia="zh-CN"/>
              </w:rPr>
            </w:pPr>
            <w:ins w:id="159" w:author="PC" w:date="2019-03-16T23:19:00Z">
              <w:r w:rsidRPr="00CB38CB">
                <w:rPr>
                  <w:szCs w:val="24"/>
                  <w:lang w:eastAsia="zh-CN"/>
                </w:rPr>
                <w:t>Have algorithms intrinsic to the functional requirements been defined?</w:t>
              </w:r>
            </w:ins>
          </w:p>
        </w:tc>
        <w:tc>
          <w:tcPr>
            <w:tcW w:w="1402" w:type="dxa"/>
          </w:tcPr>
          <w:p w:rsidR="000B4469" w:rsidRDefault="00883CE8" w:rsidP="00CB38CB">
            <w:pPr>
              <w:rPr>
                <w:ins w:id="160" w:author="PC" w:date="2019-03-16T23:18:00Z"/>
              </w:rPr>
            </w:pPr>
            <w:ins w:id="161" w:author="PC" w:date="2019-03-16T23:43:00Z">
              <w:r>
                <w:t xml:space="preserve"> </w:t>
              </w:r>
            </w:ins>
          </w:p>
        </w:tc>
      </w:tr>
      <w:tr w:rsidR="000B4469" w:rsidTr="000B4469">
        <w:trPr>
          <w:trHeight w:val="411"/>
          <w:ins w:id="162" w:author="PC" w:date="2019-03-16T23:18:00Z"/>
        </w:trPr>
        <w:tc>
          <w:tcPr>
            <w:tcW w:w="587" w:type="dxa"/>
          </w:tcPr>
          <w:p w:rsidR="000B4469" w:rsidRDefault="000B4469" w:rsidP="00CB38CB">
            <w:pPr>
              <w:rPr>
                <w:ins w:id="163" w:author="PC" w:date="2019-03-16T23:18:00Z"/>
              </w:rPr>
            </w:pPr>
            <w:ins w:id="164" w:author="PC" w:date="2019-03-16T23:19:00Z">
              <w:r>
                <w:t>4</w:t>
              </w:r>
            </w:ins>
          </w:p>
        </w:tc>
        <w:tc>
          <w:tcPr>
            <w:tcW w:w="8341" w:type="dxa"/>
          </w:tcPr>
          <w:p w:rsidR="000B4469" w:rsidRPr="00CB38CB" w:rsidRDefault="000B4469" w:rsidP="00CB38CB">
            <w:pPr>
              <w:rPr>
                <w:ins w:id="165" w:author="PC" w:date="2019-03-16T23:18:00Z"/>
                <w:szCs w:val="24"/>
                <w:lang w:eastAsia="zh-CN"/>
              </w:rPr>
            </w:pPr>
            <w:ins w:id="166" w:author="PC" w:date="2019-03-16T23:19:00Z">
              <w:r w:rsidRPr="00CB38CB">
                <w:rPr>
                  <w:szCs w:val="24"/>
                  <w:lang w:eastAsia="zh-CN"/>
                </w:rPr>
                <w:t>Are all external hardware, software, and communication interfaces defined?</w:t>
              </w:r>
            </w:ins>
          </w:p>
        </w:tc>
        <w:tc>
          <w:tcPr>
            <w:tcW w:w="1402" w:type="dxa"/>
          </w:tcPr>
          <w:p w:rsidR="000B4469" w:rsidRDefault="00883CE8" w:rsidP="00CB38CB">
            <w:pPr>
              <w:rPr>
                <w:ins w:id="167" w:author="PC" w:date="2019-03-16T23:18:00Z"/>
              </w:rPr>
            </w:pPr>
            <w:ins w:id="168" w:author="PC" w:date="2019-03-16T23:43:00Z">
              <w:r>
                <w:t>v</w:t>
              </w:r>
            </w:ins>
          </w:p>
        </w:tc>
      </w:tr>
      <w:tr w:rsidR="000B4469" w:rsidTr="000B4469">
        <w:trPr>
          <w:trHeight w:val="411"/>
          <w:ins w:id="169" w:author="PC" w:date="2019-03-16T23:18:00Z"/>
        </w:trPr>
        <w:tc>
          <w:tcPr>
            <w:tcW w:w="587" w:type="dxa"/>
          </w:tcPr>
          <w:p w:rsidR="000B4469" w:rsidRDefault="000B4469" w:rsidP="00CB38CB">
            <w:pPr>
              <w:rPr>
                <w:ins w:id="170" w:author="PC" w:date="2019-03-16T23:18:00Z"/>
              </w:rPr>
            </w:pPr>
            <w:ins w:id="171" w:author="PC" w:date="2019-03-16T23:20:00Z">
              <w:r>
                <w:t>5</w:t>
              </w:r>
            </w:ins>
          </w:p>
        </w:tc>
        <w:tc>
          <w:tcPr>
            <w:tcW w:w="8341" w:type="dxa"/>
          </w:tcPr>
          <w:p w:rsidR="000B4469" w:rsidRPr="00CB38CB" w:rsidRDefault="000B4469" w:rsidP="000B4469">
            <w:pPr>
              <w:spacing w:line="240" w:lineRule="auto"/>
              <w:rPr>
                <w:ins w:id="172" w:author="PC" w:date="2019-03-16T23:20:00Z"/>
                <w:szCs w:val="24"/>
                <w:lang w:eastAsia="zh-CN"/>
              </w:rPr>
            </w:pPr>
            <w:ins w:id="173" w:author="PC" w:date="2019-03-16T23:20:00Z">
              <w:r w:rsidRPr="00CB38CB">
                <w:rPr>
                  <w:szCs w:val="24"/>
                  <w:lang w:eastAsia="zh-CN"/>
                </w:rPr>
                <w:t xml:space="preserve">Is the expected </w:t>
              </w:r>
              <w:r w:rsidRPr="00CB38CB">
                <w:rPr>
                  <w:szCs w:val="24"/>
                  <w:lang w:eastAsia="zh-CN"/>
                </w:rPr>
                <w:t>behaviour</w:t>
              </w:r>
              <w:r w:rsidRPr="00CB38CB">
                <w:rPr>
                  <w:szCs w:val="24"/>
                  <w:lang w:eastAsia="zh-CN"/>
                </w:rPr>
                <w:t xml:space="preserve"> documented for all anticipated error conditions?</w:t>
              </w:r>
            </w:ins>
          </w:p>
          <w:p w:rsidR="000B4469" w:rsidRPr="00CB38CB" w:rsidRDefault="000B4469" w:rsidP="00CB38CB">
            <w:pPr>
              <w:rPr>
                <w:ins w:id="174" w:author="PC" w:date="2019-03-16T23:18:00Z"/>
                <w:szCs w:val="24"/>
                <w:lang w:eastAsia="zh-CN"/>
              </w:rPr>
            </w:pPr>
          </w:p>
        </w:tc>
        <w:tc>
          <w:tcPr>
            <w:tcW w:w="1402" w:type="dxa"/>
          </w:tcPr>
          <w:p w:rsidR="000B4469" w:rsidRDefault="00883CE8" w:rsidP="00CB38CB">
            <w:pPr>
              <w:rPr>
                <w:ins w:id="175" w:author="PC" w:date="2019-03-16T23:18:00Z"/>
              </w:rPr>
            </w:pPr>
            <w:ins w:id="176" w:author="PC" w:date="2019-03-16T23:43:00Z">
              <w:r>
                <w:t xml:space="preserve"> </w:t>
              </w:r>
            </w:ins>
          </w:p>
        </w:tc>
      </w:tr>
      <w:tr w:rsidR="000B4469" w:rsidTr="000B4469">
        <w:trPr>
          <w:trHeight w:val="411"/>
          <w:ins w:id="177" w:author="PC" w:date="2019-03-16T23:18:00Z"/>
        </w:trPr>
        <w:tc>
          <w:tcPr>
            <w:tcW w:w="587" w:type="dxa"/>
          </w:tcPr>
          <w:p w:rsidR="000B4469" w:rsidRDefault="000B4469" w:rsidP="00CB38CB">
            <w:pPr>
              <w:rPr>
                <w:ins w:id="178" w:author="PC" w:date="2019-03-16T23:18:00Z"/>
              </w:rPr>
            </w:pPr>
            <w:ins w:id="179" w:author="PC" w:date="2019-03-16T23:20:00Z">
              <w:r>
                <w:lastRenderedPageBreak/>
                <w:t>6</w:t>
              </w:r>
            </w:ins>
          </w:p>
        </w:tc>
        <w:tc>
          <w:tcPr>
            <w:tcW w:w="8341" w:type="dxa"/>
          </w:tcPr>
          <w:p w:rsidR="000B4469" w:rsidRPr="00CB38CB" w:rsidRDefault="000B4469" w:rsidP="00CB38CB">
            <w:pPr>
              <w:rPr>
                <w:ins w:id="180" w:author="PC" w:date="2019-03-16T23:18:00Z"/>
                <w:szCs w:val="24"/>
                <w:lang w:eastAsia="zh-CN"/>
              </w:rPr>
            </w:pPr>
            <w:ins w:id="181" w:author="PC" w:date="2019-03-16T23:21:00Z">
              <w:r w:rsidRPr="00CB38CB">
                <w:rPr>
                  <w:szCs w:val="24"/>
                  <w:lang w:eastAsia="zh-CN"/>
                </w:rPr>
                <w:t>Do the requirements provide an adequate basis for design and test?</w:t>
              </w:r>
            </w:ins>
          </w:p>
        </w:tc>
        <w:tc>
          <w:tcPr>
            <w:tcW w:w="1402" w:type="dxa"/>
          </w:tcPr>
          <w:p w:rsidR="000B4469" w:rsidRDefault="00883CE8" w:rsidP="00CB38CB">
            <w:pPr>
              <w:rPr>
                <w:ins w:id="182" w:author="PC" w:date="2019-03-16T23:18:00Z"/>
              </w:rPr>
            </w:pPr>
            <w:ins w:id="183" w:author="PC" w:date="2019-03-16T23:43:00Z">
              <w:r>
                <w:t>v</w:t>
              </w:r>
            </w:ins>
          </w:p>
        </w:tc>
      </w:tr>
      <w:tr w:rsidR="000B4469" w:rsidTr="000B4469">
        <w:trPr>
          <w:trHeight w:val="411"/>
          <w:ins w:id="184" w:author="PC" w:date="2019-03-16T23:18:00Z"/>
        </w:trPr>
        <w:tc>
          <w:tcPr>
            <w:tcW w:w="587" w:type="dxa"/>
          </w:tcPr>
          <w:p w:rsidR="000B4469" w:rsidRDefault="000B4469" w:rsidP="00CB38CB">
            <w:pPr>
              <w:rPr>
                <w:ins w:id="185" w:author="PC" w:date="2019-03-16T23:18:00Z"/>
              </w:rPr>
            </w:pPr>
            <w:ins w:id="186" w:author="PC" w:date="2019-03-16T23:22:00Z">
              <w:r>
                <w:t>7</w:t>
              </w:r>
            </w:ins>
          </w:p>
        </w:tc>
        <w:tc>
          <w:tcPr>
            <w:tcW w:w="8341" w:type="dxa"/>
          </w:tcPr>
          <w:p w:rsidR="000B4469" w:rsidRPr="00CB38CB" w:rsidRDefault="000B4469" w:rsidP="000B4469">
            <w:pPr>
              <w:spacing w:line="240" w:lineRule="auto"/>
              <w:rPr>
                <w:ins w:id="187" w:author="PC" w:date="2019-03-16T23:22:00Z"/>
                <w:szCs w:val="24"/>
                <w:lang w:eastAsia="zh-CN"/>
              </w:rPr>
            </w:pPr>
            <w:ins w:id="188" w:author="PC" w:date="2019-03-16T23:22:00Z">
              <w:r w:rsidRPr="00CB38CB">
                <w:rPr>
                  <w:szCs w:val="24"/>
                  <w:lang w:eastAsia="zh-CN"/>
                </w:rPr>
                <w:t>Is the implementation priority of each requirement included?</w:t>
              </w:r>
            </w:ins>
          </w:p>
          <w:p w:rsidR="000B4469" w:rsidRPr="00CB38CB" w:rsidRDefault="000B4469" w:rsidP="00CB38CB">
            <w:pPr>
              <w:rPr>
                <w:ins w:id="189" w:author="PC" w:date="2019-03-16T23:18:00Z"/>
                <w:szCs w:val="24"/>
                <w:lang w:eastAsia="zh-CN"/>
              </w:rPr>
            </w:pPr>
          </w:p>
        </w:tc>
        <w:tc>
          <w:tcPr>
            <w:tcW w:w="1402" w:type="dxa"/>
          </w:tcPr>
          <w:p w:rsidR="000B4469" w:rsidRDefault="00883CE8" w:rsidP="00CB38CB">
            <w:pPr>
              <w:rPr>
                <w:ins w:id="190" w:author="PC" w:date="2019-03-16T23:18:00Z"/>
              </w:rPr>
            </w:pPr>
            <w:ins w:id="191" w:author="PC" w:date="2019-03-16T23:43:00Z">
              <w:r>
                <w:t>v</w:t>
              </w:r>
            </w:ins>
          </w:p>
        </w:tc>
      </w:tr>
      <w:tr w:rsidR="0072032D" w:rsidTr="0072032D">
        <w:trPr>
          <w:trHeight w:val="411"/>
          <w:ins w:id="192" w:author="PC" w:date="2019-03-16T23:18:00Z"/>
          <w:trPrChange w:id="193" w:author="PC" w:date="2019-03-16T23:23:00Z">
            <w:trPr>
              <w:trHeight w:val="411"/>
            </w:trPr>
          </w:trPrChange>
        </w:trPr>
        <w:tc>
          <w:tcPr>
            <w:tcW w:w="587" w:type="dxa"/>
            <w:tcPrChange w:id="194" w:author="PC" w:date="2019-03-16T23:23:00Z">
              <w:tcPr>
                <w:tcW w:w="587" w:type="dxa"/>
                <w:gridSpan w:val="2"/>
              </w:tcPr>
            </w:tcPrChange>
          </w:tcPr>
          <w:p w:rsidR="0072032D" w:rsidRDefault="0072032D" w:rsidP="00CB38CB">
            <w:pPr>
              <w:rPr>
                <w:ins w:id="195" w:author="PC" w:date="2019-03-16T23:18:00Z"/>
              </w:rPr>
            </w:pPr>
          </w:p>
        </w:tc>
        <w:tc>
          <w:tcPr>
            <w:tcW w:w="9743" w:type="dxa"/>
            <w:gridSpan w:val="2"/>
            <w:shd w:val="clear" w:color="auto" w:fill="FBD4B4" w:themeFill="accent6" w:themeFillTint="66"/>
            <w:tcPrChange w:id="196" w:author="PC" w:date="2019-03-16T23:23:00Z">
              <w:tcPr>
                <w:tcW w:w="9743" w:type="dxa"/>
                <w:gridSpan w:val="5"/>
              </w:tcPr>
            </w:tcPrChange>
          </w:tcPr>
          <w:p w:rsidR="0072032D" w:rsidRPr="00CB38CB" w:rsidRDefault="0072032D" w:rsidP="0072032D">
            <w:pPr>
              <w:spacing w:line="240" w:lineRule="auto"/>
              <w:rPr>
                <w:ins w:id="197" w:author="PC" w:date="2019-03-16T23:22:00Z"/>
                <w:szCs w:val="24"/>
                <w:lang w:eastAsia="zh-CN"/>
              </w:rPr>
            </w:pPr>
            <w:ins w:id="198" w:author="PC" w:date="2019-03-16T23:22:00Z">
              <w:r w:rsidRPr="00CB38CB">
                <w:rPr>
                  <w:szCs w:val="24"/>
                  <w:lang w:eastAsia="zh-CN"/>
                </w:rPr>
                <w:t>Correctness</w:t>
              </w:r>
            </w:ins>
          </w:p>
          <w:p w:rsidR="0072032D" w:rsidRDefault="0072032D" w:rsidP="00CB38CB">
            <w:pPr>
              <w:rPr>
                <w:ins w:id="199" w:author="PC" w:date="2019-03-16T23:18:00Z"/>
              </w:rPr>
            </w:pPr>
          </w:p>
        </w:tc>
      </w:tr>
      <w:tr w:rsidR="000B4469" w:rsidTr="000B4469">
        <w:trPr>
          <w:trHeight w:val="411"/>
          <w:ins w:id="200" w:author="PC" w:date="2019-03-16T23:18:00Z"/>
        </w:trPr>
        <w:tc>
          <w:tcPr>
            <w:tcW w:w="587" w:type="dxa"/>
          </w:tcPr>
          <w:p w:rsidR="000B4469" w:rsidRDefault="0072032D" w:rsidP="00CB38CB">
            <w:pPr>
              <w:rPr>
                <w:ins w:id="201" w:author="PC" w:date="2019-03-16T23:18:00Z"/>
              </w:rPr>
            </w:pPr>
            <w:ins w:id="202" w:author="PC" w:date="2019-03-16T23:23:00Z">
              <w:r>
                <w:t>8</w:t>
              </w:r>
            </w:ins>
          </w:p>
        </w:tc>
        <w:tc>
          <w:tcPr>
            <w:tcW w:w="8341" w:type="dxa"/>
          </w:tcPr>
          <w:p w:rsidR="000B4469" w:rsidRPr="00CB38CB" w:rsidRDefault="0072032D" w:rsidP="00CB38CB">
            <w:pPr>
              <w:rPr>
                <w:ins w:id="203" w:author="PC" w:date="2019-03-16T23:18:00Z"/>
                <w:szCs w:val="24"/>
                <w:lang w:eastAsia="zh-CN"/>
              </w:rPr>
            </w:pPr>
            <w:moveToRangeStart w:id="204" w:author="PC" w:date="2019-03-16T23:23:00Z" w:name="move3671034"/>
            <w:moveTo w:id="205" w:author="PC" w:date="2019-03-16T23:23:00Z">
              <w:r w:rsidRPr="00CB38CB">
                <w:rPr>
                  <w:szCs w:val="24"/>
                  <w:lang w:eastAsia="zh-CN"/>
                </w:rPr>
                <w:t>Do any requirements conflict with or duplicate other requirements?</w:t>
              </w:r>
            </w:moveTo>
            <w:moveToRangeEnd w:id="204"/>
          </w:p>
        </w:tc>
        <w:tc>
          <w:tcPr>
            <w:tcW w:w="1402" w:type="dxa"/>
          </w:tcPr>
          <w:p w:rsidR="000B4469" w:rsidRDefault="00883CE8" w:rsidP="00CB38CB">
            <w:pPr>
              <w:rPr>
                <w:ins w:id="206" w:author="PC" w:date="2019-03-16T23:18:00Z"/>
              </w:rPr>
            </w:pPr>
            <w:ins w:id="207" w:author="PC" w:date="2019-03-16T23:43:00Z">
              <w:r>
                <w:t>v</w:t>
              </w:r>
            </w:ins>
          </w:p>
        </w:tc>
      </w:tr>
      <w:tr w:rsidR="0072032D" w:rsidTr="000B4469">
        <w:trPr>
          <w:trHeight w:val="411"/>
          <w:ins w:id="208" w:author="PC" w:date="2019-03-16T23:23:00Z"/>
        </w:trPr>
        <w:tc>
          <w:tcPr>
            <w:tcW w:w="587" w:type="dxa"/>
          </w:tcPr>
          <w:p w:rsidR="0072032D" w:rsidRDefault="0072032D" w:rsidP="00CB38CB">
            <w:pPr>
              <w:rPr>
                <w:ins w:id="209" w:author="PC" w:date="2019-03-16T23:23:00Z"/>
              </w:rPr>
            </w:pPr>
            <w:ins w:id="210" w:author="PC" w:date="2019-03-16T23:24:00Z">
              <w:r>
                <w:t>9</w:t>
              </w:r>
            </w:ins>
          </w:p>
        </w:tc>
        <w:tc>
          <w:tcPr>
            <w:tcW w:w="8341" w:type="dxa"/>
          </w:tcPr>
          <w:p w:rsidR="0072032D" w:rsidRPr="00CB38CB" w:rsidRDefault="0072032D" w:rsidP="00CB38CB">
            <w:pPr>
              <w:rPr>
                <w:ins w:id="211" w:author="PC" w:date="2019-03-16T23:23:00Z"/>
                <w:szCs w:val="24"/>
                <w:lang w:eastAsia="zh-CN"/>
              </w:rPr>
            </w:pPr>
            <w:ins w:id="212" w:author="PC" w:date="2019-03-16T23:24:00Z">
              <w:r w:rsidRPr="0072032D">
                <w:rPr>
                  <w:szCs w:val="24"/>
                  <w:lang w:eastAsia="zh-CN"/>
                </w:rPr>
                <w:t>ls each requirement written in clear, concise, unambiguous, grammatically correct language?</w:t>
              </w:r>
            </w:ins>
          </w:p>
        </w:tc>
        <w:tc>
          <w:tcPr>
            <w:tcW w:w="1402" w:type="dxa"/>
          </w:tcPr>
          <w:p w:rsidR="0072032D" w:rsidRDefault="00883CE8" w:rsidP="00CB38CB">
            <w:pPr>
              <w:rPr>
                <w:ins w:id="213" w:author="PC" w:date="2019-03-16T23:23:00Z"/>
              </w:rPr>
            </w:pPr>
            <w:ins w:id="214" w:author="PC" w:date="2019-03-16T23:43:00Z">
              <w:r>
                <w:t>v</w:t>
              </w:r>
            </w:ins>
          </w:p>
        </w:tc>
      </w:tr>
      <w:tr w:rsidR="0072032D" w:rsidTr="000B4469">
        <w:trPr>
          <w:trHeight w:val="411"/>
          <w:ins w:id="215" w:author="PC" w:date="2019-03-16T23:23:00Z"/>
        </w:trPr>
        <w:tc>
          <w:tcPr>
            <w:tcW w:w="587" w:type="dxa"/>
          </w:tcPr>
          <w:p w:rsidR="0072032D" w:rsidRDefault="0072032D" w:rsidP="00CB38CB">
            <w:pPr>
              <w:rPr>
                <w:ins w:id="216" w:author="PC" w:date="2019-03-16T23:23:00Z"/>
              </w:rPr>
            </w:pPr>
            <w:ins w:id="217" w:author="PC" w:date="2019-03-16T23:24:00Z">
              <w:r>
                <w:t>10</w:t>
              </w:r>
            </w:ins>
          </w:p>
        </w:tc>
        <w:tc>
          <w:tcPr>
            <w:tcW w:w="8341" w:type="dxa"/>
          </w:tcPr>
          <w:p w:rsidR="0072032D" w:rsidRPr="00CB38CB" w:rsidRDefault="0072032D" w:rsidP="00CB38CB">
            <w:pPr>
              <w:rPr>
                <w:ins w:id="218" w:author="PC" w:date="2019-03-16T23:23:00Z"/>
                <w:szCs w:val="24"/>
                <w:lang w:eastAsia="zh-CN"/>
              </w:rPr>
            </w:pPr>
            <w:ins w:id="219" w:author="PC" w:date="2019-03-16T23:24:00Z">
              <w:r w:rsidRPr="0072032D">
                <w:rPr>
                  <w:szCs w:val="24"/>
                  <w:lang w:eastAsia="zh-CN"/>
                </w:rPr>
                <w:t>Is each requirement verifiable by testing, demonstration, review, or analysis?</w:t>
              </w:r>
            </w:ins>
          </w:p>
        </w:tc>
        <w:tc>
          <w:tcPr>
            <w:tcW w:w="1402" w:type="dxa"/>
          </w:tcPr>
          <w:p w:rsidR="0072032D" w:rsidRDefault="00883CE8" w:rsidP="00CB38CB">
            <w:pPr>
              <w:rPr>
                <w:ins w:id="220" w:author="PC" w:date="2019-03-16T23:23:00Z"/>
              </w:rPr>
            </w:pPr>
            <w:ins w:id="221" w:author="PC" w:date="2019-03-16T23:43:00Z">
              <w:r>
                <w:t>v</w:t>
              </w:r>
            </w:ins>
          </w:p>
        </w:tc>
      </w:tr>
      <w:tr w:rsidR="0072032D" w:rsidTr="000B4469">
        <w:trPr>
          <w:trHeight w:val="411"/>
          <w:ins w:id="222" w:author="PC" w:date="2019-03-16T23:23:00Z"/>
        </w:trPr>
        <w:tc>
          <w:tcPr>
            <w:tcW w:w="587" w:type="dxa"/>
          </w:tcPr>
          <w:p w:rsidR="0072032D" w:rsidRDefault="0072032D" w:rsidP="00CB38CB">
            <w:pPr>
              <w:rPr>
                <w:ins w:id="223" w:author="PC" w:date="2019-03-16T23:23:00Z"/>
              </w:rPr>
            </w:pPr>
            <w:ins w:id="224" w:author="PC" w:date="2019-03-16T23:25:00Z">
              <w:r>
                <w:t>11</w:t>
              </w:r>
            </w:ins>
          </w:p>
        </w:tc>
        <w:tc>
          <w:tcPr>
            <w:tcW w:w="8341" w:type="dxa"/>
          </w:tcPr>
          <w:p w:rsidR="0072032D" w:rsidRPr="00CB38CB" w:rsidRDefault="0072032D" w:rsidP="0072032D">
            <w:pPr>
              <w:spacing w:line="240" w:lineRule="auto"/>
              <w:rPr>
                <w:ins w:id="225" w:author="PC" w:date="2019-03-16T23:25:00Z"/>
                <w:szCs w:val="24"/>
                <w:lang w:eastAsia="zh-CN"/>
              </w:rPr>
            </w:pPr>
            <w:ins w:id="226" w:author="PC" w:date="2019-03-16T23:25:00Z">
              <w:r w:rsidRPr="00CB38CB">
                <w:rPr>
                  <w:szCs w:val="24"/>
                  <w:lang w:eastAsia="zh-CN"/>
                </w:rPr>
                <w:t>Are any specified error messages clear and meaningful?</w:t>
              </w:r>
            </w:ins>
          </w:p>
          <w:p w:rsidR="0072032D" w:rsidRPr="00CB38CB" w:rsidRDefault="0072032D" w:rsidP="00CB38CB">
            <w:pPr>
              <w:rPr>
                <w:ins w:id="227" w:author="PC" w:date="2019-03-16T23:23:00Z"/>
                <w:szCs w:val="24"/>
                <w:lang w:eastAsia="zh-CN"/>
              </w:rPr>
            </w:pPr>
          </w:p>
        </w:tc>
        <w:tc>
          <w:tcPr>
            <w:tcW w:w="1402" w:type="dxa"/>
          </w:tcPr>
          <w:p w:rsidR="0072032D" w:rsidRDefault="00883CE8" w:rsidP="00CB38CB">
            <w:pPr>
              <w:rPr>
                <w:ins w:id="228" w:author="PC" w:date="2019-03-16T23:23:00Z"/>
              </w:rPr>
            </w:pPr>
            <w:ins w:id="229" w:author="PC" w:date="2019-03-16T23:43:00Z">
              <w:r>
                <w:t>v</w:t>
              </w:r>
            </w:ins>
          </w:p>
        </w:tc>
      </w:tr>
      <w:tr w:rsidR="0072032D" w:rsidTr="000B4469">
        <w:trPr>
          <w:trHeight w:val="411"/>
          <w:ins w:id="230" w:author="PC" w:date="2019-03-16T23:24:00Z"/>
        </w:trPr>
        <w:tc>
          <w:tcPr>
            <w:tcW w:w="587" w:type="dxa"/>
          </w:tcPr>
          <w:p w:rsidR="0072032D" w:rsidRDefault="0072032D" w:rsidP="00CB38CB">
            <w:pPr>
              <w:rPr>
                <w:ins w:id="231" w:author="PC" w:date="2019-03-16T23:24:00Z"/>
              </w:rPr>
            </w:pPr>
            <w:ins w:id="232" w:author="PC" w:date="2019-03-16T23:25:00Z">
              <w:r>
                <w:t>12</w:t>
              </w:r>
            </w:ins>
          </w:p>
        </w:tc>
        <w:tc>
          <w:tcPr>
            <w:tcW w:w="8341" w:type="dxa"/>
          </w:tcPr>
          <w:p w:rsidR="0072032D" w:rsidRPr="00CB38CB" w:rsidRDefault="0072032D" w:rsidP="00CB38CB">
            <w:pPr>
              <w:rPr>
                <w:ins w:id="233" w:author="PC" w:date="2019-03-16T23:24:00Z"/>
                <w:szCs w:val="24"/>
                <w:lang w:eastAsia="zh-CN"/>
              </w:rPr>
            </w:pPr>
            <w:ins w:id="234" w:author="PC" w:date="2019-03-16T23:25:00Z">
              <w:r w:rsidRPr="00CB38CB">
                <w:rPr>
                  <w:szCs w:val="24"/>
                  <w:lang w:eastAsia="zh-CN"/>
                </w:rPr>
                <w:t>Are all requirements actually requirements, not solutions or constraints?</w:t>
              </w:r>
            </w:ins>
          </w:p>
        </w:tc>
        <w:tc>
          <w:tcPr>
            <w:tcW w:w="1402" w:type="dxa"/>
          </w:tcPr>
          <w:p w:rsidR="0072032D" w:rsidRDefault="00883CE8" w:rsidP="00CB38CB">
            <w:pPr>
              <w:rPr>
                <w:ins w:id="235" w:author="PC" w:date="2019-03-16T23:24:00Z"/>
              </w:rPr>
            </w:pPr>
            <w:ins w:id="236" w:author="PC" w:date="2019-03-16T23:43:00Z">
              <w:r>
                <w:t xml:space="preserve"> v</w:t>
              </w:r>
            </w:ins>
          </w:p>
        </w:tc>
      </w:tr>
      <w:tr w:rsidR="0072032D" w:rsidTr="00B73DB5">
        <w:trPr>
          <w:trHeight w:val="411"/>
          <w:ins w:id="237" w:author="PC" w:date="2019-03-16T23:29:00Z"/>
        </w:trPr>
        <w:tc>
          <w:tcPr>
            <w:tcW w:w="587" w:type="dxa"/>
          </w:tcPr>
          <w:p w:rsidR="0072032D" w:rsidRDefault="0072032D" w:rsidP="00CB38CB">
            <w:pPr>
              <w:rPr>
                <w:ins w:id="238" w:author="PC" w:date="2019-03-16T23:29:00Z"/>
              </w:rPr>
            </w:pPr>
          </w:p>
        </w:tc>
        <w:tc>
          <w:tcPr>
            <w:tcW w:w="9743" w:type="dxa"/>
            <w:gridSpan w:val="2"/>
            <w:shd w:val="clear" w:color="auto" w:fill="FBD4B4" w:themeFill="accent6" w:themeFillTint="66"/>
          </w:tcPr>
          <w:p w:rsidR="0072032D" w:rsidRPr="00CB38CB" w:rsidRDefault="0072032D" w:rsidP="0072032D">
            <w:pPr>
              <w:spacing w:line="240" w:lineRule="auto"/>
              <w:rPr>
                <w:moveTo w:id="239" w:author="PC" w:date="2019-03-16T23:30:00Z"/>
                <w:szCs w:val="24"/>
                <w:lang w:eastAsia="zh-CN"/>
              </w:rPr>
            </w:pPr>
            <w:moveToRangeStart w:id="240" w:author="PC" w:date="2019-03-16T23:30:00Z" w:name="move3671419"/>
            <w:moveTo w:id="241" w:author="PC" w:date="2019-03-16T23:30:00Z">
              <w:r w:rsidRPr="00CB38CB">
                <w:rPr>
                  <w:szCs w:val="24"/>
                  <w:lang w:eastAsia="zh-CN"/>
                </w:rPr>
                <w:t>Quality Attributes</w:t>
              </w:r>
            </w:moveTo>
          </w:p>
          <w:moveToRangeEnd w:id="240"/>
          <w:p w:rsidR="0072032D" w:rsidRDefault="0072032D" w:rsidP="00CB38CB">
            <w:pPr>
              <w:rPr>
                <w:ins w:id="242" w:author="PC" w:date="2019-03-16T23:29:00Z"/>
              </w:rPr>
            </w:pPr>
          </w:p>
        </w:tc>
      </w:tr>
      <w:tr w:rsidR="0072032D" w:rsidTr="000B4469">
        <w:trPr>
          <w:trHeight w:val="411"/>
          <w:ins w:id="243" w:author="PC" w:date="2019-03-16T23:29:00Z"/>
        </w:trPr>
        <w:tc>
          <w:tcPr>
            <w:tcW w:w="587" w:type="dxa"/>
          </w:tcPr>
          <w:p w:rsidR="0072032D" w:rsidRDefault="0072032D" w:rsidP="0072032D">
            <w:pPr>
              <w:rPr>
                <w:ins w:id="244" w:author="PC" w:date="2019-03-16T23:29:00Z"/>
              </w:rPr>
            </w:pPr>
            <w:ins w:id="245" w:author="PC" w:date="2019-03-16T23:31:00Z">
              <w:r>
                <w:t>13</w:t>
              </w:r>
            </w:ins>
          </w:p>
        </w:tc>
        <w:tc>
          <w:tcPr>
            <w:tcW w:w="8341" w:type="dxa"/>
          </w:tcPr>
          <w:p w:rsidR="0072032D" w:rsidRPr="0072032D" w:rsidRDefault="0072032D" w:rsidP="0072032D">
            <w:pPr>
              <w:rPr>
                <w:ins w:id="246" w:author="PC" w:date="2019-03-16T23:29:00Z"/>
                <w:szCs w:val="24"/>
                <w:lang w:eastAsia="zh-CN"/>
              </w:rPr>
            </w:pPr>
            <w:ins w:id="247" w:author="PC" w:date="2019-03-16T23:31:00Z">
              <w:r w:rsidRPr="0072032D">
                <w:rPr>
                  <w:szCs w:val="24"/>
                  <w:lang w:eastAsia="zh-CN"/>
                </w:rPr>
                <w:t>Are the requirements technically feasible and implementable within known constraints?</w:t>
              </w:r>
            </w:ins>
          </w:p>
        </w:tc>
        <w:tc>
          <w:tcPr>
            <w:tcW w:w="1402" w:type="dxa"/>
          </w:tcPr>
          <w:p w:rsidR="0072032D" w:rsidRDefault="00883CE8" w:rsidP="0072032D">
            <w:pPr>
              <w:rPr>
                <w:ins w:id="248" w:author="PC" w:date="2019-03-16T23:29:00Z"/>
              </w:rPr>
            </w:pPr>
            <w:ins w:id="249" w:author="PC" w:date="2019-03-16T23:43:00Z">
              <w:r>
                <w:t>v</w:t>
              </w:r>
            </w:ins>
          </w:p>
        </w:tc>
      </w:tr>
      <w:tr w:rsidR="0072032D" w:rsidTr="000B4469">
        <w:trPr>
          <w:trHeight w:val="411"/>
          <w:ins w:id="250" w:author="PC" w:date="2019-03-16T23:29:00Z"/>
        </w:trPr>
        <w:tc>
          <w:tcPr>
            <w:tcW w:w="587" w:type="dxa"/>
          </w:tcPr>
          <w:p w:rsidR="0072032D" w:rsidRDefault="0072032D" w:rsidP="00CB38CB">
            <w:pPr>
              <w:rPr>
                <w:ins w:id="251" w:author="PC" w:date="2019-03-16T23:29:00Z"/>
              </w:rPr>
            </w:pPr>
            <w:ins w:id="252" w:author="PC" w:date="2019-03-16T23:31:00Z">
              <w:r>
                <w:t>14</w:t>
              </w:r>
            </w:ins>
          </w:p>
        </w:tc>
        <w:tc>
          <w:tcPr>
            <w:tcW w:w="8341" w:type="dxa"/>
          </w:tcPr>
          <w:p w:rsidR="0072032D" w:rsidRPr="0072032D" w:rsidRDefault="0072032D" w:rsidP="00CB38CB">
            <w:pPr>
              <w:rPr>
                <w:ins w:id="253" w:author="PC" w:date="2019-03-16T23:29:00Z"/>
                <w:szCs w:val="24"/>
                <w:lang w:eastAsia="zh-CN"/>
              </w:rPr>
            </w:pPr>
            <w:ins w:id="254" w:author="PC" w:date="2019-03-16T23:32:00Z">
              <w:r w:rsidRPr="0072032D">
                <w:rPr>
                  <w:szCs w:val="24"/>
                  <w:lang w:eastAsia="zh-CN"/>
                </w:rPr>
                <w:t>Are all usability, performance, security, and safety objectives properly specified?</w:t>
              </w:r>
            </w:ins>
          </w:p>
        </w:tc>
        <w:tc>
          <w:tcPr>
            <w:tcW w:w="1402" w:type="dxa"/>
          </w:tcPr>
          <w:p w:rsidR="0072032D" w:rsidRDefault="00883CE8" w:rsidP="00CB38CB">
            <w:pPr>
              <w:rPr>
                <w:ins w:id="255" w:author="PC" w:date="2019-03-16T23:29:00Z"/>
              </w:rPr>
            </w:pPr>
            <w:ins w:id="256" w:author="PC" w:date="2019-03-16T23:42:00Z">
              <w:r>
                <w:t xml:space="preserve"> </w:t>
              </w:r>
            </w:ins>
          </w:p>
        </w:tc>
      </w:tr>
      <w:tr w:rsidR="0072032D" w:rsidTr="000B4469">
        <w:trPr>
          <w:trHeight w:val="411"/>
          <w:ins w:id="257" w:author="PC" w:date="2019-03-16T23:29:00Z"/>
        </w:trPr>
        <w:tc>
          <w:tcPr>
            <w:tcW w:w="587" w:type="dxa"/>
          </w:tcPr>
          <w:p w:rsidR="0072032D" w:rsidRDefault="0072032D" w:rsidP="00CB38CB">
            <w:pPr>
              <w:rPr>
                <w:ins w:id="258" w:author="PC" w:date="2019-03-16T23:29:00Z"/>
              </w:rPr>
            </w:pPr>
            <w:ins w:id="259" w:author="PC" w:date="2019-03-16T23:33:00Z">
              <w:r>
                <w:t>15</w:t>
              </w:r>
            </w:ins>
          </w:p>
        </w:tc>
        <w:tc>
          <w:tcPr>
            <w:tcW w:w="8341" w:type="dxa"/>
          </w:tcPr>
          <w:p w:rsidR="0072032D" w:rsidRPr="0072032D" w:rsidRDefault="0072032D" w:rsidP="00CB38CB">
            <w:pPr>
              <w:rPr>
                <w:ins w:id="260" w:author="PC" w:date="2019-03-16T23:29:00Z"/>
                <w:szCs w:val="24"/>
                <w:lang w:eastAsia="zh-CN"/>
              </w:rPr>
            </w:pPr>
            <w:ins w:id="261" w:author="PC" w:date="2019-03-16T23:33:00Z">
              <w:r w:rsidRPr="0072032D">
                <w:rPr>
                  <w:szCs w:val="24"/>
                  <w:lang w:eastAsia="zh-CN"/>
                </w:rPr>
                <w:t>Are other quality attributes documented and quantified, with the acceptable trade-offs specified?</w:t>
              </w:r>
            </w:ins>
          </w:p>
        </w:tc>
        <w:tc>
          <w:tcPr>
            <w:tcW w:w="1402" w:type="dxa"/>
          </w:tcPr>
          <w:p w:rsidR="0072032D" w:rsidRDefault="00883CE8" w:rsidP="00CB38CB">
            <w:pPr>
              <w:rPr>
                <w:ins w:id="262" w:author="PC" w:date="2019-03-16T23:29:00Z"/>
              </w:rPr>
            </w:pPr>
            <w:ins w:id="263" w:author="PC" w:date="2019-03-16T23:42:00Z">
              <w:r>
                <w:t xml:space="preserve"> </w:t>
              </w:r>
            </w:ins>
          </w:p>
        </w:tc>
      </w:tr>
      <w:tr w:rsidR="0072032D" w:rsidTr="000B4469">
        <w:trPr>
          <w:trHeight w:val="411"/>
          <w:ins w:id="264" w:author="PC" w:date="2019-03-16T23:29:00Z"/>
        </w:trPr>
        <w:tc>
          <w:tcPr>
            <w:tcW w:w="587" w:type="dxa"/>
          </w:tcPr>
          <w:p w:rsidR="0072032D" w:rsidRDefault="0072032D" w:rsidP="00CB38CB">
            <w:pPr>
              <w:rPr>
                <w:ins w:id="265" w:author="PC" w:date="2019-03-16T23:29:00Z"/>
              </w:rPr>
            </w:pPr>
            <w:ins w:id="266" w:author="PC" w:date="2019-03-16T23:33:00Z">
              <w:r>
                <w:t>16</w:t>
              </w:r>
            </w:ins>
          </w:p>
        </w:tc>
        <w:tc>
          <w:tcPr>
            <w:tcW w:w="8341" w:type="dxa"/>
          </w:tcPr>
          <w:p w:rsidR="0072032D" w:rsidRPr="0072032D" w:rsidRDefault="0072032D" w:rsidP="0072032D">
            <w:pPr>
              <w:tabs>
                <w:tab w:val="left" w:pos="1169"/>
              </w:tabs>
              <w:rPr>
                <w:ins w:id="267" w:author="PC" w:date="2019-03-16T23:29:00Z"/>
                <w:szCs w:val="24"/>
                <w:lang w:eastAsia="zh-CN"/>
              </w:rPr>
              <w:pPrChange w:id="268" w:author="PC" w:date="2019-03-16T23:33:00Z">
                <w:pPr/>
              </w:pPrChange>
            </w:pPr>
            <w:ins w:id="269" w:author="PC" w:date="2019-03-16T23:33:00Z">
              <w:r w:rsidRPr="0072032D">
                <w:rPr>
                  <w:szCs w:val="24"/>
                  <w:lang w:eastAsia="zh-CN"/>
                </w:rPr>
                <w:t>Are the time-critical functions identified and timing criteria specified for them?</w:t>
              </w:r>
            </w:ins>
          </w:p>
        </w:tc>
        <w:tc>
          <w:tcPr>
            <w:tcW w:w="1402" w:type="dxa"/>
          </w:tcPr>
          <w:p w:rsidR="0072032D" w:rsidRDefault="00883CE8" w:rsidP="00CB38CB">
            <w:pPr>
              <w:rPr>
                <w:ins w:id="270" w:author="PC" w:date="2019-03-16T23:29:00Z"/>
              </w:rPr>
            </w:pPr>
            <w:ins w:id="271" w:author="PC" w:date="2019-03-16T23:42:00Z">
              <w:r>
                <w:t>v</w:t>
              </w:r>
            </w:ins>
          </w:p>
        </w:tc>
      </w:tr>
      <w:tr w:rsidR="0072032D" w:rsidTr="000B4469">
        <w:trPr>
          <w:trHeight w:val="411"/>
          <w:ins w:id="272" w:author="PC" w:date="2019-03-16T23:29:00Z"/>
        </w:trPr>
        <w:tc>
          <w:tcPr>
            <w:tcW w:w="587" w:type="dxa"/>
          </w:tcPr>
          <w:p w:rsidR="0072032D" w:rsidRDefault="0072032D" w:rsidP="00CB38CB">
            <w:pPr>
              <w:rPr>
                <w:ins w:id="273" w:author="PC" w:date="2019-03-16T23:29:00Z"/>
              </w:rPr>
            </w:pPr>
            <w:ins w:id="274" w:author="PC" w:date="2019-03-16T23:34:00Z">
              <w:r>
                <w:t>17</w:t>
              </w:r>
            </w:ins>
          </w:p>
        </w:tc>
        <w:tc>
          <w:tcPr>
            <w:tcW w:w="8341" w:type="dxa"/>
          </w:tcPr>
          <w:p w:rsidR="0072032D" w:rsidRPr="00CB38CB" w:rsidRDefault="0072032D" w:rsidP="0072032D">
            <w:pPr>
              <w:spacing w:line="240" w:lineRule="auto"/>
              <w:rPr>
                <w:ins w:id="275" w:author="PC" w:date="2019-03-16T23:33:00Z"/>
                <w:szCs w:val="24"/>
                <w:lang w:eastAsia="zh-CN"/>
              </w:rPr>
            </w:pPr>
            <w:ins w:id="276" w:author="PC" w:date="2019-03-16T23:33:00Z">
              <w:r w:rsidRPr="00CB38CB">
                <w:rPr>
                  <w:szCs w:val="24"/>
                  <w:lang w:eastAsia="zh-CN"/>
                </w:rPr>
                <w:t>Have internationalization and localization issues been adequately addressed?</w:t>
              </w:r>
            </w:ins>
          </w:p>
          <w:p w:rsidR="0072032D" w:rsidRPr="0072032D" w:rsidRDefault="0072032D" w:rsidP="00CB38CB">
            <w:pPr>
              <w:rPr>
                <w:ins w:id="277" w:author="PC" w:date="2019-03-16T23:29:00Z"/>
                <w:szCs w:val="24"/>
                <w:lang w:eastAsia="zh-CN"/>
              </w:rPr>
            </w:pPr>
          </w:p>
        </w:tc>
        <w:tc>
          <w:tcPr>
            <w:tcW w:w="1402" w:type="dxa"/>
          </w:tcPr>
          <w:p w:rsidR="0072032D" w:rsidRDefault="00883CE8" w:rsidP="00CB38CB">
            <w:pPr>
              <w:rPr>
                <w:ins w:id="278" w:author="PC" w:date="2019-03-16T23:29:00Z"/>
              </w:rPr>
            </w:pPr>
            <w:ins w:id="279" w:author="PC" w:date="2019-03-16T23:42:00Z">
              <w:r>
                <w:t>v</w:t>
              </w:r>
            </w:ins>
          </w:p>
        </w:tc>
      </w:tr>
      <w:tr w:rsidR="0072032D" w:rsidTr="000B4469">
        <w:trPr>
          <w:trHeight w:val="411"/>
          <w:ins w:id="280" w:author="PC" w:date="2019-03-16T23:35:00Z"/>
        </w:trPr>
        <w:tc>
          <w:tcPr>
            <w:tcW w:w="587" w:type="dxa"/>
          </w:tcPr>
          <w:p w:rsidR="0072032D" w:rsidRDefault="0072032D" w:rsidP="00CB38CB">
            <w:pPr>
              <w:rPr>
                <w:ins w:id="281" w:author="PC" w:date="2019-03-16T23:35:00Z"/>
              </w:rPr>
            </w:pPr>
            <w:ins w:id="282" w:author="PC" w:date="2019-03-16T23:35:00Z">
              <w:r>
                <w:t>18</w:t>
              </w:r>
            </w:ins>
          </w:p>
        </w:tc>
        <w:tc>
          <w:tcPr>
            <w:tcW w:w="8341" w:type="dxa"/>
          </w:tcPr>
          <w:p w:rsidR="0072032D" w:rsidRPr="00CB38CB" w:rsidRDefault="0072032D" w:rsidP="0072032D">
            <w:pPr>
              <w:spacing w:line="240" w:lineRule="auto"/>
              <w:rPr>
                <w:ins w:id="283" w:author="PC" w:date="2019-03-16T23:35:00Z"/>
                <w:szCs w:val="24"/>
                <w:lang w:eastAsia="zh-CN"/>
              </w:rPr>
            </w:pPr>
            <w:ins w:id="284" w:author="PC" w:date="2019-03-16T23:35:00Z">
              <w:r w:rsidRPr="00CB38CB">
                <w:rPr>
                  <w:szCs w:val="24"/>
                  <w:lang w:eastAsia="zh-CN"/>
                </w:rPr>
                <w:t>Are all of the quality requirements measurable?</w:t>
              </w:r>
            </w:ins>
          </w:p>
        </w:tc>
        <w:tc>
          <w:tcPr>
            <w:tcW w:w="1402" w:type="dxa"/>
          </w:tcPr>
          <w:p w:rsidR="0072032D" w:rsidRDefault="00883CE8" w:rsidP="00CB38CB">
            <w:pPr>
              <w:rPr>
                <w:ins w:id="285" w:author="PC" w:date="2019-03-16T23:35:00Z"/>
              </w:rPr>
            </w:pPr>
            <w:ins w:id="286" w:author="PC" w:date="2019-03-16T23:42:00Z">
              <w:r>
                <w:t xml:space="preserve"> </w:t>
              </w:r>
            </w:ins>
          </w:p>
        </w:tc>
      </w:tr>
      <w:tr w:rsidR="0072032D" w:rsidTr="0072032D">
        <w:trPr>
          <w:trHeight w:val="411"/>
          <w:ins w:id="287" w:author="PC" w:date="2019-03-16T23:35:00Z"/>
          <w:trPrChange w:id="288" w:author="PC" w:date="2019-03-16T23:36:00Z">
            <w:trPr>
              <w:trHeight w:val="411"/>
            </w:trPr>
          </w:trPrChange>
        </w:trPr>
        <w:tc>
          <w:tcPr>
            <w:tcW w:w="587" w:type="dxa"/>
            <w:tcPrChange w:id="289" w:author="PC" w:date="2019-03-16T23:36:00Z">
              <w:tcPr>
                <w:tcW w:w="587" w:type="dxa"/>
                <w:gridSpan w:val="2"/>
              </w:tcPr>
            </w:tcPrChange>
          </w:tcPr>
          <w:p w:rsidR="0072032D" w:rsidRDefault="0072032D" w:rsidP="00CB38CB">
            <w:pPr>
              <w:rPr>
                <w:ins w:id="290" w:author="PC" w:date="2019-03-16T23:35:00Z"/>
              </w:rPr>
            </w:pPr>
          </w:p>
        </w:tc>
        <w:tc>
          <w:tcPr>
            <w:tcW w:w="9743" w:type="dxa"/>
            <w:gridSpan w:val="2"/>
            <w:shd w:val="clear" w:color="auto" w:fill="FBD4B4" w:themeFill="accent6" w:themeFillTint="66"/>
            <w:tcPrChange w:id="291" w:author="PC" w:date="2019-03-16T23:36:00Z">
              <w:tcPr>
                <w:tcW w:w="9743" w:type="dxa"/>
                <w:gridSpan w:val="5"/>
              </w:tcPr>
            </w:tcPrChange>
          </w:tcPr>
          <w:p w:rsidR="0072032D" w:rsidRPr="00CB38CB" w:rsidRDefault="0072032D" w:rsidP="0072032D">
            <w:pPr>
              <w:spacing w:line="240" w:lineRule="auto"/>
              <w:rPr>
                <w:moveTo w:id="292" w:author="PC" w:date="2019-03-16T23:36:00Z"/>
                <w:szCs w:val="24"/>
                <w:lang w:eastAsia="zh-CN"/>
              </w:rPr>
            </w:pPr>
            <w:ins w:id="293" w:author="PC" w:date="2019-03-16T23:36:00Z">
              <w:r>
                <w:rPr>
                  <w:szCs w:val="24"/>
                  <w:lang w:eastAsia="zh-CN"/>
                </w:rPr>
                <w:tab/>
              </w:r>
            </w:ins>
            <w:moveToRangeStart w:id="294" w:author="PC" w:date="2019-03-16T23:36:00Z" w:name="move3671794"/>
            <w:moveTo w:id="295" w:author="PC" w:date="2019-03-16T23:36:00Z">
              <w:r w:rsidRPr="00CB38CB">
                <w:rPr>
                  <w:szCs w:val="24"/>
                  <w:lang w:eastAsia="zh-CN"/>
                </w:rPr>
                <w:t>Organization and Traceability</w:t>
              </w:r>
            </w:moveTo>
          </w:p>
          <w:moveToRangeEnd w:id="294"/>
          <w:p w:rsidR="0072032D" w:rsidRDefault="0072032D" w:rsidP="00CB38CB">
            <w:pPr>
              <w:rPr>
                <w:ins w:id="296" w:author="PC" w:date="2019-03-16T23:35:00Z"/>
              </w:rPr>
            </w:pPr>
          </w:p>
        </w:tc>
      </w:tr>
      <w:tr w:rsidR="0072032D" w:rsidTr="000B4469">
        <w:trPr>
          <w:trHeight w:val="411"/>
          <w:ins w:id="297" w:author="PC" w:date="2019-03-16T23:36:00Z"/>
        </w:trPr>
        <w:tc>
          <w:tcPr>
            <w:tcW w:w="587" w:type="dxa"/>
          </w:tcPr>
          <w:p w:rsidR="0072032D" w:rsidRDefault="0072032D" w:rsidP="00CB38CB">
            <w:pPr>
              <w:rPr>
                <w:ins w:id="298" w:author="PC" w:date="2019-03-16T23:36:00Z"/>
              </w:rPr>
            </w:pPr>
            <w:ins w:id="299" w:author="PC" w:date="2019-03-16T23:36:00Z">
              <w:r>
                <w:t>19</w:t>
              </w:r>
            </w:ins>
          </w:p>
        </w:tc>
        <w:tc>
          <w:tcPr>
            <w:tcW w:w="8341" w:type="dxa"/>
          </w:tcPr>
          <w:p w:rsidR="0072032D" w:rsidRPr="00CB38CB" w:rsidRDefault="0072032D" w:rsidP="0072032D">
            <w:pPr>
              <w:spacing w:line="240" w:lineRule="auto"/>
              <w:rPr>
                <w:ins w:id="300" w:author="PC" w:date="2019-03-16T23:36:00Z"/>
                <w:szCs w:val="24"/>
                <w:lang w:eastAsia="zh-CN"/>
              </w:rPr>
            </w:pPr>
            <w:ins w:id="301" w:author="PC" w:date="2019-03-16T23:36:00Z">
              <w:r w:rsidRPr="00CB38CB">
                <w:rPr>
                  <w:szCs w:val="24"/>
                  <w:lang w:eastAsia="zh-CN"/>
                </w:rPr>
                <w:t>Are the requirements organized in a logical and accessible way?</w:t>
              </w:r>
            </w:ins>
          </w:p>
          <w:p w:rsidR="0072032D" w:rsidRPr="00CB38CB" w:rsidRDefault="0072032D" w:rsidP="0072032D">
            <w:pPr>
              <w:spacing w:line="240" w:lineRule="auto"/>
              <w:rPr>
                <w:ins w:id="302" w:author="PC" w:date="2019-03-16T23:36:00Z"/>
                <w:szCs w:val="24"/>
                <w:lang w:eastAsia="zh-CN"/>
              </w:rPr>
            </w:pPr>
          </w:p>
        </w:tc>
        <w:tc>
          <w:tcPr>
            <w:tcW w:w="1402" w:type="dxa"/>
          </w:tcPr>
          <w:p w:rsidR="0072032D" w:rsidRDefault="00883CE8" w:rsidP="00CB38CB">
            <w:pPr>
              <w:rPr>
                <w:ins w:id="303" w:author="PC" w:date="2019-03-16T23:36:00Z"/>
              </w:rPr>
            </w:pPr>
            <w:ins w:id="304" w:author="PC" w:date="2019-03-16T23:42:00Z">
              <w:r>
                <w:t>v</w:t>
              </w:r>
            </w:ins>
          </w:p>
        </w:tc>
      </w:tr>
      <w:tr w:rsidR="0072032D" w:rsidTr="000B4469">
        <w:trPr>
          <w:trHeight w:val="411"/>
          <w:ins w:id="305" w:author="PC" w:date="2019-03-16T23:36:00Z"/>
        </w:trPr>
        <w:tc>
          <w:tcPr>
            <w:tcW w:w="587" w:type="dxa"/>
          </w:tcPr>
          <w:p w:rsidR="0072032D" w:rsidRDefault="0072032D" w:rsidP="00CB38CB">
            <w:pPr>
              <w:rPr>
                <w:ins w:id="306" w:author="PC" w:date="2019-03-16T23:36:00Z"/>
              </w:rPr>
            </w:pPr>
            <w:ins w:id="307" w:author="PC" w:date="2019-03-16T23:36:00Z">
              <w:r>
                <w:t>20</w:t>
              </w:r>
            </w:ins>
          </w:p>
        </w:tc>
        <w:tc>
          <w:tcPr>
            <w:tcW w:w="8341" w:type="dxa"/>
          </w:tcPr>
          <w:p w:rsidR="00883CE8" w:rsidRPr="00CB38CB" w:rsidRDefault="00883CE8" w:rsidP="00883CE8">
            <w:pPr>
              <w:spacing w:line="240" w:lineRule="auto"/>
              <w:rPr>
                <w:ins w:id="308" w:author="PC" w:date="2019-03-16T23:37:00Z"/>
                <w:szCs w:val="24"/>
                <w:lang w:eastAsia="zh-CN"/>
              </w:rPr>
            </w:pPr>
            <w:ins w:id="309" w:author="PC" w:date="2019-03-16T23:37:00Z">
              <w:r w:rsidRPr="00CB38CB">
                <w:rPr>
                  <w:szCs w:val="24"/>
                  <w:lang w:eastAsia="zh-CN"/>
                </w:rPr>
                <w:t>Are all cross-references to other requirements and documents correct?</w:t>
              </w:r>
            </w:ins>
          </w:p>
          <w:p w:rsidR="0072032D" w:rsidRPr="00CB38CB" w:rsidRDefault="0072032D" w:rsidP="0072032D">
            <w:pPr>
              <w:spacing w:line="240" w:lineRule="auto"/>
              <w:rPr>
                <w:ins w:id="310" w:author="PC" w:date="2019-03-16T23:36:00Z"/>
                <w:szCs w:val="24"/>
                <w:lang w:eastAsia="zh-CN"/>
              </w:rPr>
            </w:pPr>
          </w:p>
        </w:tc>
        <w:tc>
          <w:tcPr>
            <w:tcW w:w="1402" w:type="dxa"/>
          </w:tcPr>
          <w:p w:rsidR="0072032D" w:rsidRDefault="00883CE8" w:rsidP="00CB38CB">
            <w:pPr>
              <w:rPr>
                <w:ins w:id="311" w:author="PC" w:date="2019-03-16T23:36:00Z"/>
              </w:rPr>
            </w:pPr>
            <w:ins w:id="312" w:author="PC" w:date="2019-03-16T23:42:00Z">
              <w:r>
                <w:t xml:space="preserve"> </w:t>
              </w:r>
            </w:ins>
          </w:p>
        </w:tc>
      </w:tr>
      <w:tr w:rsidR="0072032D" w:rsidTr="000B4469">
        <w:trPr>
          <w:trHeight w:val="411"/>
          <w:ins w:id="313" w:author="PC" w:date="2019-03-16T23:37:00Z"/>
        </w:trPr>
        <w:tc>
          <w:tcPr>
            <w:tcW w:w="587" w:type="dxa"/>
          </w:tcPr>
          <w:p w:rsidR="0072032D" w:rsidRDefault="00883CE8" w:rsidP="00CB38CB">
            <w:pPr>
              <w:rPr>
                <w:ins w:id="314" w:author="PC" w:date="2019-03-16T23:37:00Z"/>
              </w:rPr>
            </w:pPr>
            <w:ins w:id="315" w:author="PC" w:date="2019-03-16T23:37:00Z">
              <w:r>
                <w:t>21</w:t>
              </w:r>
            </w:ins>
          </w:p>
        </w:tc>
        <w:tc>
          <w:tcPr>
            <w:tcW w:w="8341" w:type="dxa"/>
          </w:tcPr>
          <w:p w:rsidR="00883CE8" w:rsidRPr="00CB38CB" w:rsidRDefault="00883CE8" w:rsidP="00883CE8">
            <w:pPr>
              <w:spacing w:line="240" w:lineRule="auto"/>
              <w:rPr>
                <w:ins w:id="316" w:author="PC" w:date="2019-03-16T23:37:00Z"/>
                <w:szCs w:val="24"/>
                <w:lang w:eastAsia="zh-CN"/>
              </w:rPr>
            </w:pPr>
            <w:ins w:id="317" w:author="PC" w:date="2019-03-16T23:37:00Z">
              <w:r w:rsidRPr="00CB38CB">
                <w:rPr>
                  <w:szCs w:val="24"/>
                  <w:lang w:eastAsia="zh-CN"/>
                </w:rPr>
                <w:t>Are all requirements written at a consistent and appropriate level of detail?</w:t>
              </w:r>
            </w:ins>
          </w:p>
          <w:p w:rsidR="0072032D" w:rsidRPr="00CB38CB" w:rsidRDefault="0072032D" w:rsidP="0072032D">
            <w:pPr>
              <w:spacing w:line="240" w:lineRule="auto"/>
              <w:rPr>
                <w:ins w:id="318" w:author="PC" w:date="2019-03-16T23:37:00Z"/>
                <w:szCs w:val="24"/>
                <w:lang w:eastAsia="zh-CN"/>
              </w:rPr>
            </w:pPr>
          </w:p>
        </w:tc>
        <w:tc>
          <w:tcPr>
            <w:tcW w:w="1402" w:type="dxa"/>
          </w:tcPr>
          <w:p w:rsidR="0072032D" w:rsidRDefault="00883CE8" w:rsidP="00CB38CB">
            <w:pPr>
              <w:rPr>
                <w:ins w:id="319" w:author="PC" w:date="2019-03-16T23:37:00Z"/>
              </w:rPr>
            </w:pPr>
            <w:ins w:id="320" w:author="PC" w:date="2019-03-16T23:42:00Z">
              <w:r>
                <w:t>v</w:t>
              </w:r>
            </w:ins>
          </w:p>
        </w:tc>
      </w:tr>
      <w:tr w:rsidR="0072032D" w:rsidTr="000B4469">
        <w:trPr>
          <w:trHeight w:val="411"/>
          <w:ins w:id="321" w:author="PC" w:date="2019-03-16T23:37:00Z"/>
        </w:trPr>
        <w:tc>
          <w:tcPr>
            <w:tcW w:w="587" w:type="dxa"/>
          </w:tcPr>
          <w:p w:rsidR="0072032D" w:rsidRDefault="00883CE8" w:rsidP="00CB38CB">
            <w:pPr>
              <w:rPr>
                <w:ins w:id="322" w:author="PC" w:date="2019-03-16T23:37:00Z"/>
              </w:rPr>
            </w:pPr>
            <w:ins w:id="323" w:author="PC" w:date="2019-03-16T23:38:00Z">
              <w:r>
                <w:t>22</w:t>
              </w:r>
            </w:ins>
          </w:p>
        </w:tc>
        <w:tc>
          <w:tcPr>
            <w:tcW w:w="8341" w:type="dxa"/>
          </w:tcPr>
          <w:p w:rsidR="00883CE8" w:rsidRPr="00CB38CB" w:rsidRDefault="00883CE8" w:rsidP="00883CE8">
            <w:pPr>
              <w:spacing w:line="240" w:lineRule="auto"/>
              <w:rPr>
                <w:ins w:id="324" w:author="PC" w:date="2019-03-16T23:38:00Z"/>
                <w:szCs w:val="24"/>
                <w:lang w:eastAsia="zh-CN"/>
              </w:rPr>
            </w:pPr>
            <w:ins w:id="325" w:author="PC" w:date="2019-03-16T23:38:00Z">
              <w:r w:rsidRPr="00CB38CB">
                <w:rPr>
                  <w:szCs w:val="24"/>
                  <w:lang w:eastAsia="zh-CN"/>
                </w:rPr>
                <w:t xml:space="preserve">ls each requirement uniquely and correctly </w:t>
              </w:r>
              <w:r w:rsidRPr="00CB38CB">
                <w:rPr>
                  <w:szCs w:val="24"/>
                  <w:lang w:eastAsia="zh-CN"/>
                </w:rPr>
                <w:t>labelled</w:t>
              </w:r>
              <w:r w:rsidRPr="00CB38CB">
                <w:rPr>
                  <w:szCs w:val="24"/>
                  <w:lang w:eastAsia="zh-CN"/>
                </w:rPr>
                <w:t>?</w:t>
              </w:r>
            </w:ins>
          </w:p>
          <w:p w:rsidR="0072032D" w:rsidRPr="00CB38CB" w:rsidRDefault="0072032D" w:rsidP="0072032D">
            <w:pPr>
              <w:spacing w:line="240" w:lineRule="auto"/>
              <w:rPr>
                <w:ins w:id="326" w:author="PC" w:date="2019-03-16T23:37:00Z"/>
                <w:szCs w:val="24"/>
                <w:lang w:eastAsia="zh-CN"/>
              </w:rPr>
            </w:pPr>
          </w:p>
        </w:tc>
        <w:tc>
          <w:tcPr>
            <w:tcW w:w="1402" w:type="dxa"/>
          </w:tcPr>
          <w:p w:rsidR="0072032D" w:rsidRDefault="00883CE8" w:rsidP="00CB38CB">
            <w:pPr>
              <w:rPr>
                <w:ins w:id="327" w:author="PC" w:date="2019-03-16T23:37:00Z"/>
              </w:rPr>
            </w:pPr>
            <w:ins w:id="328" w:author="PC" w:date="2019-03-16T23:42:00Z">
              <w:r>
                <w:t>v</w:t>
              </w:r>
            </w:ins>
          </w:p>
        </w:tc>
      </w:tr>
      <w:tr w:rsidR="00883CE8" w:rsidTr="000B4469">
        <w:trPr>
          <w:trHeight w:val="411"/>
          <w:ins w:id="329" w:author="PC" w:date="2019-03-16T23:38:00Z"/>
        </w:trPr>
        <w:tc>
          <w:tcPr>
            <w:tcW w:w="587" w:type="dxa"/>
          </w:tcPr>
          <w:p w:rsidR="00883CE8" w:rsidRDefault="00883CE8" w:rsidP="00CB38CB">
            <w:pPr>
              <w:rPr>
                <w:ins w:id="330" w:author="PC" w:date="2019-03-16T23:38:00Z"/>
              </w:rPr>
            </w:pPr>
            <w:ins w:id="331" w:author="PC" w:date="2019-03-16T23:38:00Z">
              <w:r>
                <w:t>23</w:t>
              </w:r>
            </w:ins>
          </w:p>
        </w:tc>
        <w:tc>
          <w:tcPr>
            <w:tcW w:w="8341" w:type="dxa"/>
          </w:tcPr>
          <w:p w:rsidR="00883CE8" w:rsidRPr="00CB38CB" w:rsidRDefault="00883CE8" w:rsidP="00883CE8">
            <w:pPr>
              <w:spacing w:line="240" w:lineRule="auto"/>
              <w:rPr>
                <w:ins w:id="332" w:author="PC" w:date="2019-03-16T23:38:00Z"/>
                <w:szCs w:val="24"/>
                <w:lang w:eastAsia="zh-CN"/>
              </w:rPr>
            </w:pPr>
            <w:ins w:id="333" w:author="PC" w:date="2019-03-16T23:38:00Z">
              <w:r w:rsidRPr="00883CE8">
                <w:rPr>
                  <w:szCs w:val="24"/>
                  <w:lang w:eastAsia="zh-CN"/>
                </w:rPr>
                <w:t>Is each functional requirement traced back to its origin (e.g., system requirement, business rule)?</w:t>
              </w:r>
            </w:ins>
          </w:p>
        </w:tc>
        <w:tc>
          <w:tcPr>
            <w:tcW w:w="1402" w:type="dxa"/>
          </w:tcPr>
          <w:p w:rsidR="00883CE8" w:rsidRDefault="00883CE8" w:rsidP="00CB38CB">
            <w:pPr>
              <w:rPr>
                <w:ins w:id="334" w:author="PC" w:date="2019-03-16T23:38:00Z"/>
              </w:rPr>
            </w:pPr>
            <w:ins w:id="335" w:author="PC" w:date="2019-03-16T23:42:00Z">
              <w:r>
                <w:t>v</w:t>
              </w:r>
            </w:ins>
          </w:p>
        </w:tc>
      </w:tr>
      <w:tr w:rsidR="00883CE8" w:rsidTr="00227DD0">
        <w:trPr>
          <w:trHeight w:val="411"/>
          <w:ins w:id="336" w:author="PC" w:date="2019-03-16T23:38:00Z"/>
        </w:trPr>
        <w:tc>
          <w:tcPr>
            <w:tcW w:w="587" w:type="dxa"/>
          </w:tcPr>
          <w:p w:rsidR="00883CE8" w:rsidRDefault="00883CE8" w:rsidP="00CB38CB">
            <w:pPr>
              <w:rPr>
                <w:ins w:id="337" w:author="PC" w:date="2019-03-16T23:38:00Z"/>
              </w:rPr>
            </w:pPr>
          </w:p>
        </w:tc>
        <w:tc>
          <w:tcPr>
            <w:tcW w:w="9743" w:type="dxa"/>
            <w:gridSpan w:val="2"/>
            <w:shd w:val="clear" w:color="auto" w:fill="FBD4B4" w:themeFill="accent6" w:themeFillTint="66"/>
          </w:tcPr>
          <w:p w:rsidR="00883CE8" w:rsidRDefault="00883CE8" w:rsidP="00CB38CB">
            <w:pPr>
              <w:rPr>
                <w:ins w:id="338" w:author="PC" w:date="2019-03-16T23:38:00Z"/>
              </w:rPr>
            </w:pPr>
            <w:ins w:id="339" w:author="PC" w:date="2019-03-16T23:39:00Z">
              <w:r w:rsidRPr="00883CE8">
                <w:rPr>
                  <w:szCs w:val="24"/>
                  <w:lang w:eastAsia="zh-CN"/>
                </w:rPr>
                <w:t>Other Issues</w:t>
              </w:r>
            </w:ins>
          </w:p>
        </w:tc>
      </w:tr>
      <w:tr w:rsidR="00883CE8" w:rsidTr="000B4469">
        <w:trPr>
          <w:trHeight w:val="411"/>
          <w:ins w:id="340" w:author="PC" w:date="2019-03-16T23:39:00Z"/>
        </w:trPr>
        <w:tc>
          <w:tcPr>
            <w:tcW w:w="587" w:type="dxa"/>
          </w:tcPr>
          <w:p w:rsidR="00883CE8" w:rsidRDefault="00883CE8" w:rsidP="00CB38CB">
            <w:pPr>
              <w:rPr>
                <w:ins w:id="341" w:author="PC" w:date="2019-03-16T23:39:00Z"/>
              </w:rPr>
            </w:pPr>
            <w:ins w:id="342" w:author="PC" w:date="2019-03-16T23:39:00Z">
              <w:r>
                <w:t>24</w:t>
              </w:r>
            </w:ins>
          </w:p>
        </w:tc>
        <w:tc>
          <w:tcPr>
            <w:tcW w:w="8341" w:type="dxa"/>
          </w:tcPr>
          <w:p w:rsidR="00883CE8" w:rsidRPr="00CB38CB" w:rsidRDefault="00883CE8" w:rsidP="00883CE8">
            <w:pPr>
              <w:spacing w:line="240" w:lineRule="auto"/>
              <w:rPr>
                <w:ins w:id="343" w:author="PC" w:date="2019-03-16T23:40:00Z"/>
                <w:szCs w:val="24"/>
                <w:lang w:eastAsia="zh-CN"/>
              </w:rPr>
            </w:pPr>
            <w:ins w:id="344" w:author="PC" w:date="2019-03-16T23:40:00Z">
              <w:r w:rsidRPr="00CB38CB">
                <w:rPr>
                  <w:szCs w:val="24"/>
                  <w:lang w:eastAsia="zh-CN"/>
                </w:rPr>
                <w:t>Are any use cases or process flows missing?</w:t>
              </w:r>
            </w:ins>
          </w:p>
          <w:p w:rsidR="00883CE8" w:rsidRPr="00883CE8" w:rsidRDefault="00883CE8" w:rsidP="00883CE8">
            <w:pPr>
              <w:spacing w:line="240" w:lineRule="auto"/>
              <w:rPr>
                <w:ins w:id="345" w:author="PC" w:date="2019-03-16T23:39:00Z"/>
                <w:szCs w:val="24"/>
                <w:lang w:eastAsia="zh-CN"/>
              </w:rPr>
            </w:pPr>
          </w:p>
        </w:tc>
        <w:tc>
          <w:tcPr>
            <w:tcW w:w="1402" w:type="dxa"/>
          </w:tcPr>
          <w:p w:rsidR="00883CE8" w:rsidRDefault="00883CE8" w:rsidP="00CB38CB">
            <w:pPr>
              <w:rPr>
                <w:ins w:id="346" w:author="PC" w:date="2019-03-16T23:39:00Z"/>
              </w:rPr>
            </w:pPr>
          </w:p>
        </w:tc>
      </w:tr>
      <w:tr w:rsidR="00883CE8" w:rsidTr="000B4469">
        <w:trPr>
          <w:trHeight w:val="411"/>
          <w:ins w:id="347" w:author="PC" w:date="2019-03-16T23:39:00Z"/>
        </w:trPr>
        <w:tc>
          <w:tcPr>
            <w:tcW w:w="587" w:type="dxa"/>
          </w:tcPr>
          <w:p w:rsidR="00883CE8" w:rsidRDefault="00883CE8" w:rsidP="00CB38CB">
            <w:pPr>
              <w:rPr>
                <w:ins w:id="348" w:author="PC" w:date="2019-03-16T23:39:00Z"/>
              </w:rPr>
            </w:pPr>
            <w:ins w:id="349" w:author="PC" w:date="2019-03-16T23:40:00Z">
              <w:r>
                <w:t>25</w:t>
              </w:r>
            </w:ins>
          </w:p>
        </w:tc>
        <w:tc>
          <w:tcPr>
            <w:tcW w:w="8341" w:type="dxa"/>
          </w:tcPr>
          <w:p w:rsidR="00883CE8" w:rsidRPr="00CB38CB" w:rsidRDefault="00883CE8" w:rsidP="00883CE8">
            <w:pPr>
              <w:spacing w:line="240" w:lineRule="auto"/>
              <w:rPr>
                <w:ins w:id="350" w:author="PC" w:date="2019-03-16T23:40:00Z"/>
                <w:szCs w:val="24"/>
                <w:lang w:eastAsia="zh-CN"/>
              </w:rPr>
            </w:pPr>
            <w:ins w:id="351" w:author="PC" w:date="2019-03-16T23:40:00Z">
              <w:r w:rsidRPr="00CB38CB">
                <w:rPr>
                  <w:szCs w:val="24"/>
                  <w:lang w:eastAsia="zh-CN"/>
                </w:rPr>
                <w:t>Are any alternative flows, exceptions, or other information missing from use cases?</w:t>
              </w:r>
            </w:ins>
          </w:p>
          <w:p w:rsidR="00883CE8" w:rsidRPr="00883CE8" w:rsidRDefault="00883CE8" w:rsidP="00883CE8">
            <w:pPr>
              <w:spacing w:line="240" w:lineRule="auto"/>
              <w:rPr>
                <w:ins w:id="352" w:author="PC" w:date="2019-03-16T23:39:00Z"/>
                <w:szCs w:val="24"/>
                <w:lang w:eastAsia="zh-CN"/>
              </w:rPr>
            </w:pPr>
          </w:p>
        </w:tc>
        <w:tc>
          <w:tcPr>
            <w:tcW w:w="1402" w:type="dxa"/>
          </w:tcPr>
          <w:p w:rsidR="00883CE8" w:rsidRDefault="00883CE8" w:rsidP="00CB38CB">
            <w:pPr>
              <w:rPr>
                <w:ins w:id="353" w:author="PC" w:date="2019-03-16T23:39:00Z"/>
              </w:rPr>
            </w:pPr>
            <w:ins w:id="354" w:author="PC" w:date="2019-03-16T23:41:00Z">
              <w:r>
                <w:t>v</w:t>
              </w:r>
            </w:ins>
          </w:p>
        </w:tc>
      </w:tr>
      <w:tr w:rsidR="00883CE8" w:rsidTr="000B4469">
        <w:trPr>
          <w:trHeight w:val="411"/>
          <w:ins w:id="355" w:author="PC" w:date="2019-03-16T23:39:00Z"/>
        </w:trPr>
        <w:tc>
          <w:tcPr>
            <w:tcW w:w="587" w:type="dxa"/>
          </w:tcPr>
          <w:p w:rsidR="00883CE8" w:rsidRDefault="00883CE8" w:rsidP="00CB38CB">
            <w:pPr>
              <w:rPr>
                <w:ins w:id="356" w:author="PC" w:date="2019-03-16T23:39:00Z"/>
              </w:rPr>
            </w:pPr>
            <w:ins w:id="357" w:author="PC" w:date="2019-03-16T23:41:00Z">
              <w:r>
                <w:t>26</w:t>
              </w:r>
            </w:ins>
          </w:p>
        </w:tc>
        <w:tc>
          <w:tcPr>
            <w:tcW w:w="8341" w:type="dxa"/>
          </w:tcPr>
          <w:p w:rsidR="00883CE8" w:rsidRPr="00883CE8" w:rsidRDefault="00883CE8" w:rsidP="00883CE8">
            <w:pPr>
              <w:spacing w:line="240" w:lineRule="auto"/>
              <w:rPr>
                <w:ins w:id="358" w:author="PC" w:date="2019-03-16T23:39:00Z"/>
                <w:szCs w:val="24"/>
                <w:lang w:eastAsia="zh-CN"/>
              </w:rPr>
            </w:pPr>
            <w:ins w:id="359" w:author="PC" w:date="2019-03-16T23:41:00Z">
              <w:r w:rsidRPr="00CB38CB">
                <w:rPr>
                  <w:szCs w:val="24"/>
                  <w:lang w:eastAsia="zh-CN"/>
                </w:rPr>
                <w:t>Are all of the business rules identif‌ied?</w:t>
              </w:r>
            </w:ins>
          </w:p>
        </w:tc>
        <w:tc>
          <w:tcPr>
            <w:tcW w:w="1402" w:type="dxa"/>
          </w:tcPr>
          <w:p w:rsidR="00883CE8" w:rsidRDefault="00883CE8" w:rsidP="00CB38CB">
            <w:pPr>
              <w:rPr>
                <w:ins w:id="360" w:author="PC" w:date="2019-03-16T23:39:00Z"/>
              </w:rPr>
            </w:pPr>
          </w:p>
        </w:tc>
      </w:tr>
      <w:tr w:rsidR="00883CE8" w:rsidTr="000B4469">
        <w:trPr>
          <w:trHeight w:val="411"/>
          <w:ins w:id="361" w:author="PC" w:date="2019-03-16T23:41:00Z"/>
        </w:trPr>
        <w:tc>
          <w:tcPr>
            <w:tcW w:w="587" w:type="dxa"/>
          </w:tcPr>
          <w:p w:rsidR="00883CE8" w:rsidRDefault="00883CE8" w:rsidP="00CB38CB">
            <w:pPr>
              <w:rPr>
                <w:ins w:id="362" w:author="PC" w:date="2019-03-16T23:41:00Z"/>
              </w:rPr>
            </w:pPr>
            <w:ins w:id="363" w:author="PC" w:date="2019-03-16T23:42:00Z">
              <w:r>
                <w:t>27</w:t>
              </w:r>
            </w:ins>
          </w:p>
        </w:tc>
        <w:tc>
          <w:tcPr>
            <w:tcW w:w="8341" w:type="dxa"/>
          </w:tcPr>
          <w:p w:rsidR="00883CE8" w:rsidRPr="00CB38CB" w:rsidRDefault="00883CE8" w:rsidP="00883CE8">
            <w:pPr>
              <w:spacing w:line="240" w:lineRule="auto"/>
              <w:rPr>
                <w:ins w:id="364" w:author="PC" w:date="2019-03-16T23:41:00Z"/>
                <w:szCs w:val="24"/>
                <w:lang w:eastAsia="zh-CN"/>
              </w:rPr>
            </w:pPr>
            <w:ins w:id="365" w:author="PC" w:date="2019-03-16T23:41:00Z">
              <w:r w:rsidRPr="00CB38CB">
                <w:rPr>
                  <w:szCs w:val="24"/>
                  <w:lang w:eastAsia="zh-CN"/>
                </w:rPr>
                <w:t>Are there any missing visual models that would provide clarity or completeness?</w:t>
              </w:r>
            </w:ins>
          </w:p>
          <w:p w:rsidR="00883CE8" w:rsidRPr="00CB38CB" w:rsidRDefault="00883CE8" w:rsidP="00883CE8">
            <w:pPr>
              <w:spacing w:line="240" w:lineRule="auto"/>
              <w:rPr>
                <w:ins w:id="366" w:author="PC" w:date="2019-03-16T23:41:00Z"/>
                <w:szCs w:val="24"/>
                <w:lang w:eastAsia="zh-CN"/>
              </w:rPr>
            </w:pPr>
          </w:p>
        </w:tc>
        <w:tc>
          <w:tcPr>
            <w:tcW w:w="1402" w:type="dxa"/>
          </w:tcPr>
          <w:p w:rsidR="00883CE8" w:rsidRDefault="00883CE8" w:rsidP="00CB38CB">
            <w:pPr>
              <w:rPr>
                <w:ins w:id="367" w:author="PC" w:date="2019-03-16T23:41:00Z"/>
              </w:rPr>
            </w:pPr>
            <w:ins w:id="368" w:author="PC" w:date="2019-03-16T23:42:00Z">
              <w:r>
                <w:t>v</w:t>
              </w:r>
            </w:ins>
          </w:p>
        </w:tc>
      </w:tr>
      <w:tr w:rsidR="00883CE8" w:rsidTr="000B4469">
        <w:trPr>
          <w:trHeight w:val="411"/>
          <w:ins w:id="369" w:author="PC" w:date="2019-03-16T23:42:00Z"/>
        </w:trPr>
        <w:tc>
          <w:tcPr>
            <w:tcW w:w="587" w:type="dxa"/>
          </w:tcPr>
          <w:p w:rsidR="00883CE8" w:rsidRDefault="00883CE8" w:rsidP="00CB38CB">
            <w:pPr>
              <w:rPr>
                <w:ins w:id="370" w:author="PC" w:date="2019-03-16T23:42:00Z"/>
              </w:rPr>
            </w:pPr>
            <w:ins w:id="371" w:author="PC" w:date="2019-03-16T23:42:00Z">
              <w:r>
                <w:lastRenderedPageBreak/>
                <w:t>28</w:t>
              </w:r>
            </w:ins>
          </w:p>
        </w:tc>
        <w:tc>
          <w:tcPr>
            <w:tcW w:w="8341" w:type="dxa"/>
          </w:tcPr>
          <w:p w:rsidR="00883CE8" w:rsidRPr="00CB38CB" w:rsidRDefault="00883CE8" w:rsidP="00883CE8">
            <w:pPr>
              <w:spacing w:line="240" w:lineRule="auto"/>
              <w:rPr>
                <w:ins w:id="372" w:author="PC" w:date="2019-03-16T23:42:00Z"/>
                <w:szCs w:val="24"/>
                <w:lang w:eastAsia="zh-CN"/>
              </w:rPr>
            </w:pPr>
            <w:ins w:id="373" w:author="PC" w:date="2019-03-16T23:42:00Z">
              <w:r w:rsidRPr="00CB38CB">
                <w:rPr>
                  <w:szCs w:val="24"/>
                  <w:lang w:eastAsia="zh-CN"/>
                </w:rPr>
                <w:t>Are all necessary report specifications present and complete?</w:t>
              </w:r>
            </w:ins>
          </w:p>
        </w:tc>
        <w:tc>
          <w:tcPr>
            <w:tcW w:w="1402" w:type="dxa"/>
          </w:tcPr>
          <w:p w:rsidR="00883CE8" w:rsidRDefault="00883CE8" w:rsidP="00CB38CB">
            <w:pPr>
              <w:rPr>
                <w:ins w:id="374" w:author="PC" w:date="2019-03-16T23:42:00Z"/>
              </w:rPr>
            </w:pPr>
          </w:p>
        </w:tc>
      </w:tr>
    </w:tbl>
    <w:p w:rsidR="00CB38CB" w:rsidRPr="00CB38CB" w:rsidRDefault="00CB38CB" w:rsidP="00CB38CB"/>
    <w:p w:rsidR="00CB38CB" w:rsidRPr="00CB38CB" w:rsidDel="000B4469" w:rsidRDefault="00CB38CB" w:rsidP="00CB38CB">
      <w:pPr>
        <w:spacing w:line="240" w:lineRule="auto"/>
        <w:rPr>
          <w:del w:id="375" w:author="PC" w:date="2019-03-16T23:17:00Z"/>
          <w:szCs w:val="24"/>
          <w:lang w:eastAsia="zh-CN"/>
        </w:rPr>
      </w:pPr>
      <w:del w:id="376" w:author="PC" w:date="2019-03-16T23:17:00Z">
        <w:r w:rsidRPr="00CB38CB" w:rsidDel="000B4469">
          <w:rPr>
            <w:szCs w:val="24"/>
            <w:lang w:eastAsia="zh-CN"/>
          </w:rPr>
          <w:delText>Completeness</w:delText>
        </w:r>
      </w:del>
    </w:p>
    <w:p w:rsidR="00CB38CB" w:rsidRPr="00CB38CB" w:rsidDel="000B4469" w:rsidRDefault="00CB38CB" w:rsidP="00CB38CB">
      <w:pPr>
        <w:spacing w:line="240" w:lineRule="auto"/>
        <w:rPr>
          <w:del w:id="377" w:author="PC" w:date="2019-03-16T23:17:00Z"/>
          <w:szCs w:val="24"/>
          <w:lang w:eastAsia="zh-CN"/>
        </w:rPr>
      </w:pPr>
    </w:p>
    <w:p w:rsidR="00CB38CB" w:rsidRPr="00CB38CB" w:rsidDel="000B4469" w:rsidRDefault="00CB38CB" w:rsidP="00CB38CB">
      <w:pPr>
        <w:spacing w:line="240" w:lineRule="auto"/>
        <w:rPr>
          <w:del w:id="378" w:author="PC" w:date="2019-03-16T23:17:00Z"/>
          <w:szCs w:val="24"/>
          <w:lang w:eastAsia="zh-CN"/>
        </w:rPr>
      </w:pPr>
      <w:del w:id="379" w:author="PC" w:date="2019-03-16T23:17:00Z">
        <w:r w:rsidRPr="00CB38CB" w:rsidDel="000B4469">
          <w:rPr>
            <w:szCs w:val="24"/>
            <w:lang w:eastAsia="zh-CN"/>
          </w:rPr>
          <w:delText>D Do the requirements address all known customer or system needs?</w:delText>
        </w:r>
      </w:del>
    </w:p>
    <w:p w:rsidR="00CB38CB" w:rsidRPr="00CB38CB" w:rsidDel="000B4469" w:rsidRDefault="00CB38CB" w:rsidP="00CB38CB">
      <w:pPr>
        <w:spacing w:line="240" w:lineRule="auto"/>
        <w:rPr>
          <w:del w:id="380" w:author="PC" w:date="2019-03-16T23:17:00Z"/>
          <w:szCs w:val="24"/>
          <w:lang w:eastAsia="zh-CN"/>
        </w:rPr>
      </w:pPr>
    </w:p>
    <w:p w:rsidR="00CB38CB" w:rsidRPr="00CB38CB" w:rsidDel="000B4469" w:rsidRDefault="00CB38CB" w:rsidP="00CB38CB">
      <w:pPr>
        <w:spacing w:line="240" w:lineRule="auto"/>
        <w:rPr>
          <w:del w:id="381" w:author="PC" w:date="2019-03-16T23:17:00Z"/>
          <w:szCs w:val="24"/>
          <w:lang w:eastAsia="zh-CN"/>
        </w:rPr>
      </w:pPr>
      <w:del w:id="382" w:author="PC" w:date="2019-03-16T23:17:00Z">
        <w:r w:rsidRPr="00CB38CB" w:rsidDel="000B4469">
          <w:rPr>
            <w:szCs w:val="24"/>
            <w:lang w:eastAsia="zh-CN"/>
          </w:rPr>
          <w:delText>D Is any needed information missing? If so, is it identified as TBD?</w:delText>
        </w:r>
      </w:del>
    </w:p>
    <w:p w:rsidR="00CB38CB" w:rsidRPr="00CB38CB" w:rsidDel="0072032D" w:rsidRDefault="00CB38CB" w:rsidP="00CB38CB">
      <w:pPr>
        <w:spacing w:line="240" w:lineRule="auto"/>
        <w:rPr>
          <w:del w:id="383" w:author="PC" w:date="2019-03-16T23:37:00Z"/>
          <w:szCs w:val="24"/>
          <w:lang w:eastAsia="zh-CN"/>
        </w:rPr>
      </w:pPr>
    </w:p>
    <w:p w:rsidR="00CB38CB" w:rsidRPr="00CB38CB" w:rsidDel="000B4469" w:rsidRDefault="00CB38CB" w:rsidP="00CB38CB">
      <w:pPr>
        <w:spacing w:line="240" w:lineRule="auto"/>
        <w:rPr>
          <w:del w:id="384" w:author="PC" w:date="2019-03-16T23:18:00Z"/>
          <w:szCs w:val="24"/>
          <w:lang w:eastAsia="zh-CN"/>
        </w:rPr>
      </w:pPr>
      <w:del w:id="385" w:author="PC" w:date="2019-03-16T23:18:00Z">
        <w:r w:rsidRPr="00CB38CB" w:rsidDel="000B4469">
          <w:rPr>
            <w:szCs w:val="24"/>
            <w:lang w:eastAsia="zh-CN"/>
          </w:rPr>
          <w:delText>D Have algorithms intrinsic to the functional requirements been defined?</w:delText>
        </w:r>
      </w:del>
    </w:p>
    <w:p w:rsidR="00CB38CB" w:rsidRPr="00CB38CB" w:rsidDel="0072032D" w:rsidRDefault="00CB38CB" w:rsidP="00CB38CB">
      <w:pPr>
        <w:spacing w:line="240" w:lineRule="auto"/>
        <w:rPr>
          <w:del w:id="386" w:author="PC" w:date="2019-03-16T23:37:00Z"/>
          <w:szCs w:val="24"/>
          <w:lang w:eastAsia="zh-CN"/>
        </w:rPr>
      </w:pPr>
    </w:p>
    <w:p w:rsidR="00CB38CB" w:rsidRPr="00CB38CB" w:rsidDel="000B4469" w:rsidRDefault="00CB38CB" w:rsidP="00CB38CB">
      <w:pPr>
        <w:spacing w:line="240" w:lineRule="auto"/>
        <w:rPr>
          <w:del w:id="387" w:author="PC" w:date="2019-03-16T23:20:00Z"/>
          <w:szCs w:val="24"/>
          <w:lang w:eastAsia="zh-CN"/>
        </w:rPr>
      </w:pPr>
      <w:del w:id="388" w:author="PC" w:date="2019-03-16T23:20:00Z">
        <w:r w:rsidRPr="00CB38CB" w:rsidDel="000B4469">
          <w:rPr>
            <w:szCs w:val="24"/>
            <w:lang w:eastAsia="zh-CN"/>
          </w:rPr>
          <w:delText>D Are all external hardware, software, and communication interfaces defined?</w:delText>
        </w:r>
      </w:del>
    </w:p>
    <w:p w:rsidR="00CB38CB" w:rsidRPr="00CB38CB" w:rsidDel="0072032D" w:rsidRDefault="00CB38CB" w:rsidP="00CB38CB">
      <w:pPr>
        <w:spacing w:line="240" w:lineRule="auto"/>
        <w:rPr>
          <w:del w:id="389" w:author="PC" w:date="2019-03-16T23:37:00Z"/>
          <w:szCs w:val="24"/>
          <w:lang w:eastAsia="zh-CN"/>
        </w:rPr>
      </w:pPr>
    </w:p>
    <w:p w:rsidR="00CB38CB" w:rsidRPr="00CB38CB" w:rsidDel="000B4469" w:rsidRDefault="00CB38CB" w:rsidP="00CB38CB">
      <w:pPr>
        <w:spacing w:line="240" w:lineRule="auto"/>
        <w:rPr>
          <w:del w:id="390" w:author="PC" w:date="2019-03-16T23:21:00Z"/>
          <w:szCs w:val="24"/>
          <w:lang w:eastAsia="zh-CN"/>
        </w:rPr>
      </w:pPr>
      <w:del w:id="391" w:author="PC" w:date="2019-03-16T23:21:00Z">
        <w:r w:rsidRPr="00CB38CB" w:rsidDel="000B4469">
          <w:rPr>
            <w:szCs w:val="24"/>
            <w:lang w:eastAsia="zh-CN"/>
          </w:rPr>
          <w:delText>D Is the expected behavior documented for all anticipated error conditions?</w:delText>
        </w:r>
      </w:del>
    </w:p>
    <w:p w:rsidR="00CB38CB" w:rsidRPr="00CB38CB" w:rsidDel="0072032D" w:rsidRDefault="00CB38CB" w:rsidP="00CB38CB">
      <w:pPr>
        <w:spacing w:line="240" w:lineRule="auto"/>
        <w:rPr>
          <w:del w:id="392" w:author="PC" w:date="2019-03-16T23:37:00Z"/>
          <w:szCs w:val="24"/>
          <w:lang w:eastAsia="zh-CN"/>
        </w:rPr>
      </w:pPr>
    </w:p>
    <w:p w:rsidR="00CB38CB" w:rsidRPr="00CB38CB" w:rsidDel="000B4469" w:rsidRDefault="00CB38CB" w:rsidP="00CB38CB">
      <w:pPr>
        <w:spacing w:line="240" w:lineRule="auto"/>
        <w:rPr>
          <w:del w:id="393" w:author="PC" w:date="2019-03-16T23:21:00Z"/>
          <w:szCs w:val="24"/>
          <w:lang w:eastAsia="zh-CN"/>
        </w:rPr>
      </w:pPr>
      <w:del w:id="394" w:author="PC" w:date="2019-03-16T23:21:00Z">
        <w:r w:rsidRPr="00CB38CB" w:rsidDel="000B4469">
          <w:rPr>
            <w:szCs w:val="24"/>
            <w:lang w:eastAsia="zh-CN"/>
          </w:rPr>
          <w:delText>D Do the requirements provide an adequate basis for design and test?</w:delText>
        </w:r>
      </w:del>
    </w:p>
    <w:p w:rsidR="00CB38CB" w:rsidRPr="00CB38CB" w:rsidDel="0072032D" w:rsidRDefault="00CB38CB" w:rsidP="00CB38CB">
      <w:pPr>
        <w:spacing w:line="240" w:lineRule="auto"/>
        <w:rPr>
          <w:del w:id="395" w:author="PC" w:date="2019-03-16T23:37:00Z"/>
          <w:szCs w:val="24"/>
          <w:lang w:eastAsia="zh-CN"/>
        </w:rPr>
      </w:pPr>
    </w:p>
    <w:p w:rsidR="00CB38CB" w:rsidRPr="00CB38CB" w:rsidDel="0072032D" w:rsidRDefault="00CB38CB" w:rsidP="00CB38CB">
      <w:pPr>
        <w:spacing w:line="240" w:lineRule="auto"/>
        <w:rPr>
          <w:del w:id="396" w:author="PC" w:date="2019-03-16T23:22:00Z"/>
          <w:szCs w:val="24"/>
          <w:lang w:eastAsia="zh-CN"/>
        </w:rPr>
      </w:pPr>
      <w:del w:id="397" w:author="PC" w:date="2019-03-16T23:22:00Z">
        <w:r w:rsidRPr="00CB38CB" w:rsidDel="0072032D">
          <w:rPr>
            <w:szCs w:val="24"/>
            <w:lang w:eastAsia="zh-CN"/>
          </w:rPr>
          <w:delText>D Is the implementation priority of each requirement included?</w:delText>
        </w:r>
      </w:del>
    </w:p>
    <w:p w:rsidR="00CB38CB" w:rsidRPr="00CB38CB" w:rsidDel="0072032D" w:rsidRDefault="00CB38CB" w:rsidP="00CB38CB">
      <w:pPr>
        <w:spacing w:line="240" w:lineRule="auto"/>
        <w:rPr>
          <w:del w:id="398" w:author="PC" w:date="2019-03-16T23:37:00Z"/>
          <w:szCs w:val="24"/>
          <w:lang w:eastAsia="zh-CN"/>
        </w:rPr>
      </w:pPr>
    </w:p>
    <w:p w:rsidR="00CB38CB" w:rsidRPr="00CB38CB" w:rsidDel="0072032D" w:rsidRDefault="00CB38CB" w:rsidP="00CB38CB">
      <w:pPr>
        <w:spacing w:line="240" w:lineRule="auto"/>
        <w:rPr>
          <w:del w:id="399" w:author="PC" w:date="2019-03-16T23:22:00Z"/>
          <w:szCs w:val="24"/>
          <w:lang w:eastAsia="zh-CN"/>
        </w:rPr>
      </w:pPr>
      <w:del w:id="400" w:author="PC" w:date="2019-03-16T23:22:00Z">
        <w:r w:rsidRPr="00CB38CB" w:rsidDel="0072032D">
          <w:rPr>
            <w:szCs w:val="24"/>
            <w:lang w:eastAsia="zh-CN"/>
          </w:rPr>
          <w:delText>D ls each requirement in scope for the project, release, or iteration?</w:delText>
        </w:r>
      </w:del>
    </w:p>
    <w:p w:rsidR="00CB38CB" w:rsidRPr="00CB38CB" w:rsidDel="0072032D" w:rsidRDefault="00CB38CB" w:rsidP="00CB38CB">
      <w:pPr>
        <w:spacing w:line="240" w:lineRule="auto"/>
        <w:rPr>
          <w:del w:id="401" w:author="PC" w:date="2019-03-16T23:37:00Z"/>
          <w:szCs w:val="24"/>
          <w:lang w:eastAsia="zh-CN"/>
        </w:rPr>
      </w:pPr>
    </w:p>
    <w:p w:rsidR="00CB38CB" w:rsidRPr="00CB38CB" w:rsidDel="0072032D" w:rsidRDefault="00CB38CB" w:rsidP="00CB38CB">
      <w:pPr>
        <w:spacing w:line="240" w:lineRule="auto"/>
        <w:rPr>
          <w:del w:id="402" w:author="PC" w:date="2019-03-16T23:23:00Z"/>
          <w:szCs w:val="24"/>
          <w:lang w:eastAsia="zh-CN"/>
        </w:rPr>
      </w:pPr>
      <w:del w:id="403" w:author="PC" w:date="2019-03-16T23:23:00Z">
        <w:r w:rsidRPr="00CB38CB" w:rsidDel="0072032D">
          <w:rPr>
            <w:szCs w:val="24"/>
            <w:lang w:eastAsia="zh-CN"/>
          </w:rPr>
          <w:delText>Correctness</w:delText>
        </w:r>
      </w:del>
    </w:p>
    <w:p w:rsidR="00CB38CB" w:rsidRPr="00CB38CB" w:rsidDel="0072032D" w:rsidRDefault="00CB38CB" w:rsidP="00CB38CB">
      <w:pPr>
        <w:spacing w:line="240" w:lineRule="auto"/>
        <w:rPr>
          <w:del w:id="404" w:author="PC" w:date="2019-03-16T23:37:00Z"/>
          <w:szCs w:val="24"/>
          <w:lang w:eastAsia="zh-CN"/>
        </w:rPr>
      </w:pPr>
    </w:p>
    <w:p w:rsidR="00CB38CB" w:rsidRPr="00CB38CB" w:rsidDel="0072032D" w:rsidRDefault="00CB38CB" w:rsidP="00CB38CB">
      <w:pPr>
        <w:spacing w:line="240" w:lineRule="auto"/>
        <w:rPr>
          <w:del w:id="405" w:author="PC" w:date="2019-03-16T23:37:00Z"/>
          <w:szCs w:val="24"/>
          <w:lang w:eastAsia="zh-CN"/>
        </w:rPr>
      </w:pPr>
      <w:del w:id="406" w:author="PC" w:date="2019-03-16T23:37:00Z">
        <w:r w:rsidDel="0072032D">
          <w:rPr>
            <w:szCs w:val="24"/>
            <w:lang w:eastAsia="zh-CN"/>
          </w:rPr>
          <w:delText xml:space="preserve"> </w:delText>
        </w:r>
      </w:del>
      <w:moveFromRangeStart w:id="407" w:author="PC" w:date="2019-03-16T23:23:00Z" w:name="move3671034"/>
      <w:moveFrom w:id="408" w:author="PC" w:date="2019-03-16T23:23:00Z">
        <w:del w:id="409" w:author="PC" w:date="2019-03-16T23:37:00Z">
          <w:r w:rsidRPr="00CB38CB" w:rsidDel="0072032D">
            <w:rPr>
              <w:szCs w:val="24"/>
              <w:lang w:eastAsia="zh-CN"/>
            </w:rPr>
            <w:delText>Do any requirements conflict with or duplicate other requirements?</w:delText>
          </w:r>
        </w:del>
      </w:moveFrom>
      <w:moveFromRangeEnd w:id="407"/>
    </w:p>
    <w:p w:rsidR="00CB38CB" w:rsidRPr="00CB38CB" w:rsidDel="0072032D" w:rsidRDefault="00CB38CB" w:rsidP="00CB38CB">
      <w:pPr>
        <w:spacing w:line="240" w:lineRule="auto"/>
        <w:rPr>
          <w:del w:id="410" w:author="PC" w:date="2019-03-16T23:37:00Z"/>
          <w:szCs w:val="24"/>
          <w:lang w:eastAsia="zh-CN"/>
        </w:rPr>
      </w:pPr>
    </w:p>
    <w:p w:rsidR="00CB38CB" w:rsidRPr="00CB38CB" w:rsidDel="0072032D" w:rsidRDefault="00CB38CB" w:rsidP="00CB38CB">
      <w:pPr>
        <w:spacing w:line="240" w:lineRule="auto"/>
        <w:rPr>
          <w:del w:id="411" w:author="PC" w:date="2019-03-16T23:37:00Z"/>
          <w:szCs w:val="24"/>
          <w:lang w:eastAsia="zh-CN"/>
        </w:rPr>
      </w:pPr>
      <w:del w:id="412" w:author="PC" w:date="2019-03-16T23:24:00Z">
        <w:r w:rsidRPr="00CB38CB" w:rsidDel="0072032D">
          <w:rPr>
            <w:szCs w:val="24"/>
            <w:lang w:eastAsia="zh-CN"/>
          </w:rPr>
          <w:delText>D ls each requirement written in clear, concise, unambiguous, grammatically correct language?</w:delText>
        </w:r>
      </w:del>
    </w:p>
    <w:p w:rsidR="00CB38CB" w:rsidRPr="00CB38CB" w:rsidDel="0072032D" w:rsidRDefault="00CB38CB" w:rsidP="00CB38CB">
      <w:pPr>
        <w:spacing w:line="240" w:lineRule="auto"/>
        <w:rPr>
          <w:del w:id="413" w:author="PC" w:date="2019-03-16T23:37:00Z"/>
          <w:szCs w:val="24"/>
          <w:lang w:eastAsia="zh-CN"/>
        </w:rPr>
      </w:pPr>
      <w:del w:id="414" w:author="PC" w:date="2019-03-16T23:37:00Z">
        <w:r w:rsidRPr="00CB38CB" w:rsidDel="0072032D">
          <w:rPr>
            <w:szCs w:val="24"/>
            <w:lang w:eastAsia="zh-CN"/>
          </w:rPr>
          <w:delText xml:space="preserve">D </w:delText>
        </w:r>
      </w:del>
      <w:del w:id="415" w:author="PC" w:date="2019-03-16T23:24:00Z">
        <w:r w:rsidRPr="00CB38CB" w:rsidDel="0072032D">
          <w:rPr>
            <w:szCs w:val="24"/>
            <w:lang w:eastAsia="zh-CN"/>
          </w:rPr>
          <w:delText>Is each requirement verif‌iable by testing, demonstration, review, or analysis?</w:delText>
        </w:r>
      </w:del>
    </w:p>
    <w:p w:rsidR="00CB38CB" w:rsidRPr="00CB38CB" w:rsidDel="0072032D" w:rsidRDefault="00CB38CB" w:rsidP="00CB38CB">
      <w:pPr>
        <w:spacing w:line="240" w:lineRule="auto"/>
        <w:rPr>
          <w:del w:id="416" w:author="PC" w:date="2019-03-16T23:37:00Z"/>
          <w:szCs w:val="24"/>
          <w:lang w:eastAsia="zh-CN"/>
        </w:rPr>
      </w:pPr>
    </w:p>
    <w:p w:rsidR="00CB38CB" w:rsidRPr="00CB38CB" w:rsidDel="0072032D" w:rsidRDefault="00CB38CB" w:rsidP="00CB38CB">
      <w:pPr>
        <w:spacing w:line="240" w:lineRule="auto"/>
        <w:rPr>
          <w:del w:id="417" w:author="PC" w:date="2019-03-16T23:25:00Z"/>
          <w:szCs w:val="24"/>
          <w:lang w:eastAsia="zh-CN"/>
        </w:rPr>
      </w:pPr>
      <w:del w:id="418" w:author="PC" w:date="2019-03-16T23:37:00Z">
        <w:r w:rsidRPr="00CB38CB" w:rsidDel="0072032D">
          <w:rPr>
            <w:szCs w:val="24"/>
            <w:lang w:eastAsia="zh-CN"/>
          </w:rPr>
          <w:delText xml:space="preserve">D </w:delText>
        </w:r>
      </w:del>
      <w:del w:id="419" w:author="PC" w:date="2019-03-16T23:25:00Z">
        <w:r w:rsidRPr="00CB38CB" w:rsidDel="0072032D">
          <w:rPr>
            <w:szCs w:val="24"/>
            <w:lang w:eastAsia="zh-CN"/>
          </w:rPr>
          <w:delText>Are any specified error messages clear and meaningful?</w:delText>
        </w:r>
      </w:del>
    </w:p>
    <w:p w:rsidR="00CB38CB" w:rsidRPr="00CB38CB" w:rsidDel="0072032D" w:rsidRDefault="00CB38CB" w:rsidP="00CB38CB">
      <w:pPr>
        <w:spacing w:line="240" w:lineRule="auto"/>
        <w:rPr>
          <w:del w:id="420" w:author="PC" w:date="2019-03-16T23:37:00Z"/>
          <w:szCs w:val="24"/>
          <w:lang w:eastAsia="zh-CN"/>
        </w:rPr>
      </w:pPr>
    </w:p>
    <w:p w:rsidR="00CB38CB" w:rsidRPr="00CB38CB" w:rsidDel="0072032D" w:rsidRDefault="00CB38CB" w:rsidP="00CB38CB">
      <w:pPr>
        <w:spacing w:line="240" w:lineRule="auto"/>
        <w:rPr>
          <w:del w:id="421" w:author="PC" w:date="2019-03-16T23:37:00Z"/>
          <w:szCs w:val="24"/>
          <w:lang w:eastAsia="zh-CN"/>
        </w:rPr>
      </w:pPr>
      <w:del w:id="422" w:author="PC" w:date="2019-03-16T23:37:00Z">
        <w:r w:rsidRPr="00CB38CB" w:rsidDel="0072032D">
          <w:rPr>
            <w:szCs w:val="24"/>
            <w:lang w:eastAsia="zh-CN"/>
          </w:rPr>
          <w:delText xml:space="preserve">D </w:delText>
        </w:r>
      </w:del>
      <w:del w:id="423" w:author="PC" w:date="2019-03-16T23:25:00Z">
        <w:r w:rsidRPr="00CB38CB" w:rsidDel="0072032D">
          <w:rPr>
            <w:szCs w:val="24"/>
            <w:lang w:eastAsia="zh-CN"/>
          </w:rPr>
          <w:delText>Are all requirements actually requirements, not solutions or constraints?</w:delText>
        </w:r>
      </w:del>
    </w:p>
    <w:p w:rsidR="00CB38CB" w:rsidRPr="00CB38CB" w:rsidDel="0072032D" w:rsidRDefault="00CB38CB" w:rsidP="00CB38CB">
      <w:pPr>
        <w:spacing w:line="240" w:lineRule="auto"/>
        <w:rPr>
          <w:del w:id="424" w:author="PC" w:date="2019-03-16T23:37:00Z"/>
          <w:szCs w:val="24"/>
          <w:lang w:eastAsia="zh-CN"/>
        </w:rPr>
      </w:pPr>
    </w:p>
    <w:p w:rsidR="00CB38CB" w:rsidRPr="00CB38CB" w:rsidDel="0072032D" w:rsidRDefault="00CB38CB" w:rsidP="00CB38CB">
      <w:pPr>
        <w:spacing w:line="240" w:lineRule="auto"/>
        <w:rPr>
          <w:del w:id="425" w:author="PC" w:date="2019-03-16T23:30:00Z"/>
          <w:szCs w:val="24"/>
          <w:lang w:eastAsia="zh-CN"/>
        </w:rPr>
      </w:pPr>
      <w:del w:id="426" w:author="PC" w:date="2019-03-16T23:37:00Z">
        <w:r w:rsidRPr="00CB38CB" w:rsidDel="0072032D">
          <w:rPr>
            <w:szCs w:val="24"/>
            <w:lang w:eastAsia="zh-CN"/>
          </w:rPr>
          <w:delText xml:space="preserve">D </w:delText>
        </w:r>
      </w:del>
      <w:del w:id="427" w:author="PC" w:date="2019-03-16T23:30:00Z">
        <w:r w:rsidRPr="00CB38CB" w:rsidDel="0072032D">
          <w:rPr>
            <w:szCs w:val="24"/>
            <w:lang w:eastAsia="zh-CN"/>
          </w:rPr>
          <w:delText>Are the requirements technically feasible and implementable within known constraints?</w:delText>
        </w:r>
      </w:del>
    </w:p>
    <w:p w:rsidR="00CB38CB" w:rsidRPr="00CB38CB" w:rsidDel="0072032D" w:rsidRDefault="00CB38CB" w:rsidP="00CB38CB">
      <w:pPr>
        <w:spacing w:line="240" w:lineRule="auto"/>
        <w:rPr>
          <w:del w:id="428" w:author="PC" w:date="2019-03-16T23:37:00Z"/>
          <w:moveFrom w:id="429" w:author="PC" w:date="2019-03-16T23:30:00Z"/>
          <w:szCs w:val="24"/>
          <w:lang w:eastAsia="zh-CN"/>
        </w:rPr>
      </w:pPr>
      <w:moveFromRangeStart w:id="430" w:author="PC" w:date="2019-03-16T23:30:00Z" w:name="move3671419"/>
      <w:moveFrom w:id="431" w:author="PC" w:date="2019-03-16T23:30:00Z">
        <w:del w:id="432" w:author="PC" w:date="2019-03-16T23:37:00Z">
          <w:r w:rsidRPr="00CB38CB" w:rsidDel="0072032D">
            <w:rPr>
              <w:szCs w:val="24"/>
              <w:lang w:eastAsia="zh-CN"/>
            </w:rPr>
            <w:delText>Quality Attributes</w:delText>
          </w:r>
        </w:del>
      </w:moveFrom>
    </w:p>
    <w:moveFromRangeEnd w:id="430"/>
    <w:p w:rsidR="00CB38CB" w:rsidRPr="00CB38CB" w:rsidDel="0072032D" w:rsidRDefault="00CB38CB" w:rsidP="00CB38CB">
      <w:pPr>
        <w:spacing w:line="240" w:lineRule="auto"/>
        <w:rPr>
          <w:del w:id="433" w:author="PC" w:date="2019-03-16T23:37:00Z"/>
          <w:szCs w:val="24"/>
          <w:lang w:eastAsia="zh-CN"/>
        </w:rPr>
      </w:pPr>
    </w:p>
    <w:p w:rsidR="00CB38CB" w:rsidRPr="00CB38CB" w:rsidDel="0072032D" w:rsidRDefault="00CB38CB" w:rsidP="00CB38CB">
      <w:pPr>
        <w:spacing w:line="240" w:lineRule="auto"/>
        <w:rPr>
          <w:del w:id="434" w:author="PC" w:date="2019-03-16T23:37:00Z"/>
          <w:szCs w:val="24"/>
          <w:lang w:eastAsia="zh-CN"/>
        </w:rPr>
      </w:pPr>
      <w:del w:id="435" w:author="PC" w:date="2019-03-16T23:37:00Z">
        <w:r w:rsidRPr="00CB38CB" w:rsidDel="0072032D">
          <w:rPr>
            <w:szCs w:val="24"/>
            <w:lang w:eastAsia="zh-CN"/>
          </w:rPr>
          <w:delText xml:space="preserve">D </w:delText>
        </w:r>
      </w:del>
      <w:del w:id="436" w:author="PC" w:date="2019-03-16T23:31:00Z">
        <w:r w:rsidRPr="00CB38CB" w:rsidDel="0072032D">
          <w:rPr>
            <w:szCs w:val="24"/>
            <w:lang w:eastAsia="zh-CN"/>
          </w:rPr>
          <w:delText>Are all usability, performance, security, and safety objectives properly specif‌ied?</w:delText>
        </w:r>
      </w:del>
    </w:p>
    <w:p w:rsidR="00CB38CB" w:rsidRPr="00CB38CB" w:rsidDel="0072032D" w:rsidRDefault="00CB38CB" w:rsidP="00CB38CB">
      <w:pPr>
        <w:spacing w:line="240" w:lineRule="auto"/>
        <w:rPr>
          <w:del w:id="437" w:author="PC" w:date="2019-03-16T23:37:00Z"/>
          <w:szCs w:val="24"/>
          <w:lang w:eastAsia="zh-CN"/>
        </w:rPr>
      </w:pPr>
    </w:p>
    <w:p w:rsidR="00CB38CB" w:rsidRPr="00CB38CB" w:rsidDel="0072032D" w:rsidRDefault="00CB38CB" w:rsidP="00CB38CB">
      <w:pPr>
        <w:spacing w:line="240" w:lineRule="auto"/>
        <w:rPr>
          <w:del w:id="438" w:author="PC" w:date="2019-03-16T23:32:00Z"/>
          <w:szCs w:val="24"/>
          <w:lang w:eastAsia="zh-CN"/>
        </w:rPr>
      </w:pPr>
      <w:del w:id="439" w:author="PC" w:date="2019-03-16T23:37:00Z">
        <w:r w:rsidRPr="00CB38CB" w:rsidDel="0072032D">
          <w:rPr>
            <w:szCs w:val="24"/>
            <w:lang w:eastAsia="zh-CN"/>
          </w:rPr>
          <w:delText xml:space="preserve">D </w:delText>
        </w:r>
      </w:del>
      <w:del w:id="440" w:author="PC" w:date="2019-03-16T23:32:00Z">
        <w:r w:rsidRPr="00CB38CB" w:rsidDel="0072032D">
          <w:rPr>
            <w:szCs w:val="24"/>
            <w:lang w:eastAsia="zh-CN"/>
          </w:rPr>
          <w:delText>Are other quality attributes documented and quantif‌ied, with the acceptable trade-offs specif‌ied?</w:delText>
        </w:r>
      </w:del>
    </w:p>
    <w:p w:rsidR="00CB38CB" w:rsidRPr="00CB38CB" w:rsidDel="0072032D" w:rsidRDefault="00CB38CB" w:rsidP="00CB38CB">
      <w:pPr>
        <w:spacing w:line="240" w:lineRule="auto"/>
        <w:rPr>
          <w:del w:id="441" w:author="PC" w:date="2019-03-16T23:33:00Z"/>
          <w:szCs w:val="24"/>
          <w:lang w:eastAsia="zh-CN"/>
        </w:rPr>
      </w:pPr>
      <w:del w:id="442" w:author="PC" w:date="2019-03-16T23:37:00Z">
        <w:r w:rsidRPr="00CB38CB" w:rsidDel="0072032D">
          <w:rPr>
            <w:szCs w:val="24"/>
            <w:lang w:eastAsia="zh-CN"/>
          </w:rPr>
          <w:delText xml:space="preserve">D </w:delText>
        </w:r>
      </w:del>
      <w:del w:id="443" w:author="PC" w:date="2019-03-16T23:33:00Z">
        <w:r w:rsidRPr="00CB38CB" w:rsidDel="0072032D">
          <w:rPr>
            <w:szCs w:val="24"/>
            <w:lang w:eastAsia="zh-CN"/>
          </w:rPr>
          <w:delText>Are the time-critical functions identif‌ied and timing criteria specif‌ied for them?</w:delText>
        </w:r>
      </w:del>
    </w:p>
    <w:p w:rsidR="00CB38CB" w:rsidRPr="00CB38CB" w:rsidDel="0072032D" w:rsidRDefault="00CB38CB" w:rsidP="00CB38CB">
      <w:pPr>
        <w:spacing w:line="240" w:lineRule="auto"/>
        <w:rPr>
          <w:del w:id="444" w:author="PC" w:date="2019-03-16T23:37:00Z"/>
          <w:szCs w:val="24"/>
          <w:lang w:eastAsia="zh-CN"/>
        </w:rPr>
      </w:pPr>
    </w:p>
    <w:p w:rsidR="00CB38CB" w:rsidRPr="00CB38CB" w:rsidDel="0072032D" w:rsidRDefault="00CB38CB" w:rsidP="00CB38CB">
      <w:pPr>
        <w:spacing w:line="240" w:lineRule="auto"/>
        <w:rPr>
          <w:del w:id="445" w:author="PC" w:date="2019-03-16T23:33:00Z"/>
          <w:szCs w:val="24"/>
          <w:lang w:eastAsia="zh-CN"/>
        </w:rPr>
      </w:pPr>
      <w:del w:id="446" w:author="PC" w:date="2019-03-16T23:37:00Z">
        <w:r w:rsidRPr="00CB38CB" w:rsidDel="0072032D">
          <w:rPr>
            <w:szCs w:val="24"/>
            <w:lang w:eastAsia="zh-CN"/>
          </w:rPr>
          <w:delText xml:space="preserve">D </w:delText>
        </w:r>
      </w:del>
      <w:del w:id="447" w:author="PC" w:date="2019-03-16T23:33:00Z">
        <w:r w:rsidRPr="00CB38CB" w:rsidDel="0072032D">
          <w:rPr>
            <w:szCs w:val="24"/>
            <w:lang w:eastAsia="zh-CN"/>
          </w:rPr>
          <w:delText>Have internationalization and localization issues been adequately addressed?</w:delText>
        </w:r>
      </w:del>
    </w:p>
    <w:p w:rsidR="00CB38CB" w:rsidRPr="00CB38CB" w:rsidDel="0072032D" w:rsidRDefault="00CB38CB" w:rsidP="00CB38CB">
      <w:pPr>
        <w:spacing w:line="240" w:lineRule="auto"/>
        <w:rPr>
          <w:del w:id="448" w:author="PC" w:date="2019-03-16T23:37:00Z"/>
          <w:szCs w:val="24"/>
          <w:lang w:eastAsia="zh-CN"/>
        </w:rPr>
      </w:pPr>
    </w:p>
    <w:p w:rsidR="00CB38CB" w:rsidRPr="00CB38CB" w:rsidDel="0072032D" w:rsidRDefault="00CB38CB" w:rsidP="00CB38CB">
      <w:pPr>
        <w:spacing w:line="240" w:lineRule="auto"/>
        <w:rPr>
          <w:del w:id="449" w:author="PC" w:date="2019-03-16T23:37:00Z"/>
          <w:szCs w:val="24"/>
          <w:lang w:eastAsia="zh-CN"/>
        </w:rPr>
      </w:pPr>
      <w:del w:id="450" w:author="PC" w:date="2019-03-16T23:37:00Z">
        <w:r w:rsidRPr="00CB38CB" w:rsidDel="0072032D">
          <w:rPr>
            <w:szCs w:val="24"/>
            <w:lang w:eastAsia="zh-CN"/>
          </w:rPr>
          <w:delText xml:space="preserve">D </w:delText>
        </w:r>
      </w:del>
      <w:del w:id="451" w:author="PC" w:date="2019-03-16T23:35:00Z">
        <w:r w:rsidRPr="00CB38CB" w:rsidDel="0072032D">
          <w:rPr>
            <w:szCs w:val="24"/>
            <w:lang w:eastAsia="zh-CN"/>
          </w:rPr>
          <w:delText>Are all of the quality requirements measurable?</w:delText>
        </w:r>
      </w:del>
    </w:p>
    <w:p w:rsidR="00CB38CB" w:rsidRPr="00CB38CB" w:rsidDel="0072032D" w:rsidRDefault="00CB38CB" w:rsidP="00CB38CB">
      <w:pPr>
        <w:spacing w:line="240" w:lineRule="auto"/>
        <w:rPr>
          <w:del w:id="452" w:author="PC" w:date="2019-03-16T23:37:00Z"/>
          <w:szCs w:val="24"/>
          <w:lang w:eastAsia="zh-CN"/>
        </w:rPr>
      </w:pPr>
    </w:p>
    <w:p w:rsidR="00CB38CB" w:rsidRPr="00CB38CB" w:rsidDel="0072032D" w:rsidRDefault="00CB38CB" w:rsidP="00CB38CB">
      <w:pPr>
        <w:spacing w:line="240" w:lineRule="auto"/>
        <w:rPr>
          <w:del w:id="453" w:author="PC" w:date="2019-03-16T23:37:00Z"/>
          <w:moveFrom w:id="454" w:author="PC" w:date="2019-03-16T23:36:00Z"/>
          <w:szCs w:val="24"/>
          <w:lang w:eastAsia="zh-CN"/>
        </w:rPr>
      </w:pPr>
      <w:moveFromRangeStart w:id="455" w:author="PC" w:date="2019-03-16T23:36:00Z" w:name="move3671794"/>
      <w:moveFrom w:id="456" w:author="PC" w:date="2019-03-16T23:36:00Z">
        <w:del w:id="457" w:author="PC" w:date="2019-03-16T23:37:00Z">
          <w:r w:rsidRPr="00CB38CB" w:rsidDel="0072032D">
            <w:rPr>
              <w:szCs w:val="24"/>
              <w:lang w:eastAsia="zh-CN"/>
            </w:rPr>
            <w:delText>Organization and Traceability</w:delText>
          </w:r>
        </w:del>
      </w:moveFrom>
    </w:p>
    <w:moveFromRangeEnd w:id="455"/>
    <w:p w:rsidR="00CB38CB" w:rsidRPr="00CB38CB" w:rsidDel="0072032D" w:rsidRDefault="00CB38CB" w:rsidP="00CB38CB">
      <w:pPr>
        <w:spacing w:line="240" w:lineRule="auto"/>
        <w:rPr>
          <w:del w:id="458" w:author="PC" w:date="2019-03-16T23:37:00Z"/>
          <w:szCs w:val="24"/>
          <w:lang w:eastAsia="zh-CN"/>
        </w:rPr>
      </w:pPr>
    </w:p>
    <w:p w:rsidR="00CB38CB" w:rsidRPr="00CB38CB" w:rsidDel="0072032D" w:rsidRDefault="00CB38CB" w:rsidP="00CB38CB">
      <w:pPr>
        <w:spacing w:line="240" w:lineRule="auto"/>
        <w:rPr>
          <w:del w:id="459" w:author="PC" w:date="2019-03-16T23:36:00Z"/>
          <w:szCs w:val="24"/>
          <w:lang w:eastAsia="zh-CN"/>
        </w:rPr>
      </w:pPr>
      <w:del w:id="460" w:author="PC" w:date="2019-03-16T23:37:00Z">
        <w:r w:rsidRPr="00CB38CB" w:rsidDel="0072032D">
          <w:rPr>
            <w:szCs w:val="24"/>
            <w:lang w:eastAsia="zh-CN"/>
          </w:rPr>
          <w:delText xml:space="preserve">D </w:delText>
        </w:r>
      </w:del>
      <w:del w:id="461" w:author="PC" w:date="2019-03-16T23:36:00Z">
        <w:r w:rsidRPr="00CB38CB" w:rsidDel="0072032D">
          <w:rPr>
            <w:szCs w:val="24"/>
            <w:lang w:eastAsia="zh-CN"/>
          </w:rPr>
          <w:delText>Are the requirements organized in a logical and accessible way?</w:delText>
        </w:r>
      </w:del>
    </w:p>
    <w:p w:rsidR="00CB38CB" w:rsidRPr="00CB38CB" w:rsidDel="0072032D" w:rsidRDefault="00CB38CB" w:rsidP="00CB38CB">
      <w:pPr>
        <w:spacing w:line="240" w:lineRule="auto"/>
        <w:rPr>
          <w:del w:id="462" w:author="PC" w:date="2019-03-16T23:37:00Z"/>
          <w:szCs w:val="24"/>
          <w:lang w:eastAsia="zh-CN"/>
        </w:rPr>
      </w:pPr>
    </w:p>
    <w:p w:rsidR="00CB38CB" w:rsidRPr="00CB38CB" w:rsidDel="00883CE8" w:rsidRDefault="00CB38CB" w:rsidP="00CB38CB">
      <w:pPr>
        <w:spacing w:line="240" w:lineRule="auto"/>
        <w:rPr>
          <w:del w:id="463" w:author="PC" w:date="2019-03-16T23:37:00Z"/>
          <w:szCs w:val="24"/>
          <w:lang w:eastAsia="zh-CN"/>
        </w:rPr>
      </w:pPr>
      <w:del w:id="464" w:author="PC" w:date="2019-03-16T23:41:00Z">
        <w:r w:rsidRPr="00CB38CB" w:rsidDel="00883CE8">
          <w:rPr>
            <w:szCs w:val="24"/>
            <w:lang w:eastAsia="zh-CN"/>
          </w:rPr>
          <w:delText xml:space="preserve">D </w:delText>
        </w:r>
      </w:del>
      <w:del w:id="465" w:author="PC" w:date="2019-03-16T23:37:00Z">
        <w:r w:rsidRPr="00CB38CB" w:rsidDel="00883CE8">
          <w:rPr>
            <w:szCs w:val="24"/>
            <w:lang w:eastAsia="zh-CN"/>
          </w:rPr>
          <w:delText>Are all cross-references to other requirements and documents correct?</w:delText>
        </w:r>
      </w:del>
    </w:p>
    <w:p w:rsidR="00CB38CB" w:rsidRPr="00CB38CB" w:rsidDel="00883CE8" w:rsidRDefault="00CB38CB" w:rsidP="00CB38CB">
      <w:pPr>
        <w:spacing w:line="240" w:lineRule="auto"/>
        <w:rPr>
          <w:del w:id="466" w:author="PC" w:date="2019-03-16T23:41:00Z"/>
          <w:szCs w:val="24"/>
          <w:lang w:eastAsia="zh-CN"/>
        </w:rPr>
      </w:pPr>
    </w:p>
    <w:p w:rsidR="00CB38CB" w:rsidRPr="00CB38CB" w:rsidDel="00883CE8" w:rsidRDefault="00CB38CB" w:rsidP="00CB38CB">
      <w:pPr>
        <w:spacing w:line="240" w:lineRule="auto"/>
        <w:rPr>
          <w:del w:id="467" w:author="PC" w:date="2019-03-16T23:37:00Z"/>
          <w:szCs w:val="24"/>
          <w:lang w:eastAsia="zh-CN"/>
        </w:rPr>
      </w:pPr>
      <w:del w:id="468" w:author="PC" w:date="2019-03-16T23:41:00Z">
        <w:r w:rsidRPr="00CB38CB" w:rsidDel="00883CE8">
          <w:rPr>
            <w:szCs w:val="24"/>
            <w:lang w:eastAsia="zh-CN"/>
          </w:rPr>
          <w:delText xml:space="preserve">D </w:delText>
        </w:r>
      </w:del>
      <w:del w:id="469" w:author="PC" w:date="2019-03-16T23:37:00Z">
        <w:r w:rsidRPr="00CB38CB" w:rsidDel="00883CE8">
          <w:rPr>
            <w:szCs w:val="24"/>
            <w:lang w:eastAsia="zh-CN"/>
          </w:rPr>
          <w:delText>Are all requirements written at a consistent and appropriate level of detail?</w:delText>
        </w:r>
      </w:del>
    </w:p>
    <w:p w:rsidR="00CB38CB" w:rsidRPr="00CB38CB" w:rsidDel="00883CE8" w:rsidRDefault="00CB38CB" w:rsidP="00CB38CB">
      <w:pPr>
        <w:spacing w:line="240" w:lineRule="auto"/>
        <w:rPr>
          <w:del w:id="470" w:author="PC" w:date="2019-03-16T23:41:00Z"/>
          <w:szCs w:val="24"/>
          <w:lang w:eastAsia="zh-CN"/>
        </w:rPr>
      </w:pPr>
    </w:p>
    <w:p w:rsidR="00CB38CB" w:rsidRPr="00CB38CB" w:rsidDel="00883CE8" w:rsidRDefault="00CB38CB" w:rsidP="00CB38CB">
      <w:pPr>
        <w:spacing w:line="240" w:lineRule="auto"/>
        <w:rPr>
          <w:del w:id="471" w:author="PC" w:date="2019-03-16T23:38:00Z"/>
          <w:szCs w:val="24"/>
          <w:lang w:eastAsia="zh-CN"/>
        </w:rPr>
      </w:pPr>
      <w:del w:id="472" w:author="PC" w:date="2019-03-16T23:41:00Z">
        <w:r w:rsidRPr="00CB38CB" w:rsidDel="00883CE8">
          <w:rPr>
            <w:szCs w:val="24"/>
            <w:lang w:eastAsia="zh-CN"/>
          </w:rPr>
          <w:delText xml:space="preserve">D </w:delText>
        </w:r>
      </w:del>
      <w:del w:id="473" w:author="PC" w:date="2019-03-16T23:38:00Z">
        <w:r w:rsidRPr="00CB38CB" w:rsidDel="00883CE8">
          <w:rPr>
            <w:szCs w:val="24"/>
            <w:lang w:eastAsia="zh-CN"/>
          </w:rPr>
          <w:delText>ls each requirement uniquely and correctly labeled?</w:delText>
        </w:r>
      </w:del>
    </w:p>
    <w:p w:rsidR="00CB38CB" w:rsidRPr="00CB38CB" w:rsidDel="00883CE8" w:rsidRDefault="00CB38CB" w:rsidP="00CB38CB">
      <w:pPr>
        <w:spacing w:line="240" w:lineRule="auto"/>
        <w:rPr>
          <w:del w:id="474" w:author="PC" w:date="2019-03-16T23:41:00Z"/>
          <w:szCs w:val="24"/>
          <w:lang w:eastAsia="zh-CN"/>
        </w:rPr>
      </w:pPr>
    </w:p>
    <w:p w:rsidR="00CB38CB" w:rsidRPr="00CB38CB" w:rsidDel="00883CE8" w:rsidRDefault="00CB38CB" w:rsidP="00883CE8">
      <w:pPr>
        <w:spacing w:line="240" w:lineRule="auto"/>
        <w:rPr>
          <w:del w:id="475" w:author="PC" w:date="2019-03-16T23:38:00Z"/>
          <w:szCs w:val="24"/>
          <w:lang w:eastAsia="zh-CN"/>
        </w:rPr>
        <w:pPrChange w:id="476" w:author="PC" w:date="2019-03-16T23:38:00Z">
          <w:pPr>
            <w:spacing w:line="240" w:lineRule="auto"/>
          </w:pPr>
        </w:pPrChange>
      </w:pPr>
      <w:del w:id="477" w:author="PC" w:date="2019-03-16T23:41:00Z">
        <w:r w:rsidRPr="00CB38CB" w:rsidDel="00883CE8">
          <w:rPr>
            <w:szCs w:val="24"/>
            <w:lang w:eastAsia="zh-CN"/>
          </w:rPr>
          <w:delText xml:space="preserve">D </w:delText>
        </w:r>
      </w:del>
      <w:del w:id="478" w:author="PC" w:date="2019-03-16T23:38:00Z">
        <w:r w:rsidRPr="00CB38CB" w:rsidDel="00883CE8">
          <w:rPr>
            <w:szCs w:val="24"/>
            <w:lang w:eastAsia="zh-CN"/>
          </w:rPr>
          <w:delText>Is each functional requirement traced back to its origin (e.g., system requirement, business rule)?</w:delText>
        </w:r>
      </w:del>
    </w:p>
    <w:p w:rsidR="00CB38CB" w:rsidRPr="00CB38CB" w:rsidDel="00883CE8" w:rsidRDefault="00CB38CB" w:rsidP="00883CE8">
      <w:pPr>
        <w:spacing w:line="240" w:lineRule="auto"/>
        <w:rPr>
          <w:del w:id="479" w:author="PC" w:date="2019-03-16T23:41:00Z"/>
          <w:szCs w:val="24"/>
          <w:lang w:eastAsia="zh-CN"/>
        </w:rPr>
        <w:pPrChange w:id="480" w:author="PC" w:date="2019-03-16T23:38:00Z">
          <w:pPr>
            <w:spacing w:line="240" w:lineRule="auto"/>
          </w:pPr>
        </w:pPrChange>
      </w:pPr>
      <w:del w:id="481" w:author="PC" w:date="2019-03-16T23:38:00Z">
        <w:r w:rsidRPr="00CB38CB" w:rsidDel="00883CE8">
          <w:rPr>
            <w:szCs w:val="24"/>
            <w:lang w:eastAsia="zh-CN"/>
          </w:rPr>
          <w:delText>Other Issues</w:delText>
        </w:r>
      </w:del>
    </w:p>
    <w:p w:rsidR="00CB38CB" w:rsidRPr="00CB38CB" w:rsidDel="00883CE8" w:rsidRDefault="00CB38CB" w:rsidP="00CB38CB">
      <w:pPr>
        <w:spacing w:line="240" w:lineRule="auto"/>
        <w:rPr>
          <w:del w:id="482" w:author="PC" w:date="2019-03-16T23:41:00Z"/>
          <w:szCs w:val="24"/>
          <w:lang w:eastAsia="zh-CN"/>
        </w:rPr>
      </w:pPr>
    </w:p>
    <w:p w:rsidR="00CB38CB" w:rsidRPr="00CB38CB" w:rsidDel="00883CE8" w:rsidRDefault="00CB38CB" w:rsidP="00CB38CB">
      <w:pPr>
        <w:spacing w:line="240" w:lineRule="auto"/>
        <w:rPr>
          <w:del w:id="483" w:author="PC" w:date="2019-03-16T23:39:00Z"/>
          <w:szCs w:val="24"/>
          <w:lang w:eastAsia="zh-CN"/>
        </w:rPr>
      </w:pPr>
      <w:del w:id="484" w:author="PC" w:date="2019-03-16T23:41:00Z">
        <w:r w:rsidRPr="00CB38CB" w:rsidDel="00883CE8">
          <w:rPr>
            <w:szCs w:val="24"/>
            <w:lang w:eastAsia="zh-CN"/>
          </w:rPr>
          <w:delText xml:space="preserve">D </w:delText>
        </w:r>
      </w:del>
      <w:del w:id="485" w:author="PC" w:date="2019-03-16T23:39:00Z">
        <w:r w:rsidRPr="00CB38CB" w:rsidDel="00883CE8">
          <w:rPr>
            <w:szCs w:val="24"/>
            <w:lang w:eastAsia="zh-CN"/>
          </w:rPr>
          <w:delText>Are any use cases or process flows missing?</w:delText>
        </w:r>
      </w:del>
    </w:p>
    <w:p w:rsidR="00CB38CB" w:rsidRPr="00CB38CB" w:rsidDel="00883CE8" w:rsidRDefault="00CB38CB" w:rsidP="00CB38CB">
      <w:pPr>
        <w:spacing w:line="240" w:lineRule="auto"/>
        <w:rPr>
          <w:del w:id="486" w:author="PC" w:date="2019-03-16T23:41:00Z"/>
          <w:szCs w:val="24"/>
          <w:lang w:eastAsia="zh-CN"/>
        </w:rPr>
      </w:pPr>
    </w:p>
    <w:p w:rsidR="00CB38CB" w:rsidRPr="00CB38CB" w:rsidDel="00883CE8" w:rsidRDefault="00CB38CB" w:rsidP="00CB38CB">
      <w:pPr>
        <w:spacing w:line="240" w:lineRule="auto"/>
        <w:rPr>
          <w:del w:id="487" w:author="PC" w:date="2019-03-16T23:41:00Z"/>
          <w:szCs w:val="24"/>
          <w:lang w:eastAsia="zh-CN"/>
        </w:rPr>
      </w:pPr>
      <w:del w:id="488" w:author="PC" w:date="2019-03-16T23:41:00Z">
        <w:r w:rsidRPr="00CB38CB" w:rsidDel="00883CE8">
          <w:rPr>
            <w:szCs w:val="24"/>
            <w:lang w:eastAsia="zh-CN"/>
          </w:rPr>
          <w:delText>D Are any alternative flows, exceptions, or other information missing from use cases?</w:delText>
        </w:r>
      </w:del>
    </w:p>
    <w:p w:rsidR="00CB38CB" w:rsidRPr="00CB38CB" w:rsidRDefault="00CB38CB" w:rsidP="00CB38CB">
      <w:pPr>
        <w:spacing w:line="240" w:lineRule="auto"/>
        <w:rPr>
          <w:szCs w:val="24"/>
          <w:lang w:eastAsia="zh-CN"/>
        </w:rPr>
      </w:pPr>
    </w:p>
    <w:p w:rsidR="00CB38CB" w:rsidRPr="00CB38CB" w:rsidDel="00883CE8" w:rsidRDefault="00CB38CB" w:rsidP="00CB38CB">
      <w:pPr>
        <w:spacing w:line="240" w:lineRule="auto"/>
        <w:rPr>
          <w:del w:id="489" w:author="PC" w:date="2019-03-16T23:42:00Z"/>
          <w:szCs w:val="24"/>
          <w:lang w:eastAsia="zh-CN"/>
        </w:rPr>
      </w:pPr>
      <w:del w:id="490" w:author="PC" w:date="2019-03-16T23:42:00Z">
        <w:r w:rsidRPr="00CB38CB" w:rsidDel="00883CE8">
          <w:rPr>
            <w:szCs w:val="24"/>
            <w:lang w:eastAsia="zh-CN"/>
          </w:rPr>
          <w:delText xml:space="preserve">D </w:delText>
        </w:r>
      </w:del>
      <w:del w:id="491" w:author="PC" w:date="2019-03-16T23:41:00Z">
        <w:r w:rsidRPr="00CB38CB" w:rsidDel="00883CE8">
          <w:rPr>
            <w:szCs w:val="24"/>
            <w:lang w:eastAsia="zh-CN"/>
          </w:rPr>
          <w:delText>Are all of the business rules identif‌ied?</w:delText>
        </w:r>
      </w:del>
    </w:p>
    <w:p w:rsidR="00CB38CB" w:rsidRPr="00CB38CB" w:rsidDel="00883CE8" w:rsidRDefault="00CB38CB" w:rsidP="00CB38CB">
      <w:pPr>
        <w:spacing w:line="240" w:lineRule="auto"/>
        <w:rPr>
          <w:del w:id="492" w:author="PC" w:date="2019-03-16T23:42:00Z"/>
          <w:szCs w:val="24"/>
          <w:lang w:eastAsia="zh-CN"/>
        </w:rPr>
      </w:pPr>
    </w:p>
    <w:p w:rsidR="00CB38CB" w:rsidRPr="00CB38CB" w:rsidDel="00883CE8" w:rsidRDefault="00CB38CB" w:rsidP="00CB38CB">
      <w:pPr>
        <w:spacing w:line="240" w:lineRule="auto"/>
        <w:rPr>
          <w:del w:id="493" w:author="PC" w:date="2019-03-16T23:41:00Z"/>
          <w:szCs w:val="24"/>
          <w:lang w:eastAsia="zh-CN"/>
        </w:rPr>
      </w:pPr>
      <w:del w:id="494" w:author="PC" w:date="2019-03-16T23:42:00Z">
        <w:r w:rsidRPr="00CB38CB" w:rsidDel="00883CE8">
          <w:rPr>
            <w:szCs w:val="24"/>
            <w:lang w:eastAsia="zh-CN"/>
          </w:rPr>
          <w:delText xml:space="preserve">D </w:delText>
        </w:r>
      </w:del>
      <w:del w:id="495" w:author="PC" w:date="2019-03-16T23:41:00Z">
        <w:r w:rsidRPr="00CB38CB" w:rsidDel="00883CE8">
          <w:rPr>
            <w:szCs w:val="24"/>
            <w:lang w:eastAsia="zh-CN"/>
          </w:rPr>
          <w:delText>Are there any missing visual models that would provide clarity or completeness?</w:delText>
        </w:r>
      </w:del>
    </w:p>
    <w:p w:rsidR="00CB38CB" w:rsidRPr="00CB38CB" w:rsidDel="00883CE8" w:rsidRDefault="00CB38CB" w:rsidP="00CB38CB">
      <w:pPr>
        <w:spacing w:line="240" w:lineRule="auto"/>
        <w:rPr>
          <w:del w:id="496" w:author="PC" w:date="2019-03-16T23:42:00Z"/>
          <w:szCs w:val="24"/>
          <w:lang w:eastAsia="zh-CN"/>
        </w:rPr>
      </w:pPr>
    </w:p>
    <w:p w:rsidR="00CB38CB" w:rsidRPr="00CB38CB" w:rsidRDefault="00CB38CB" w:rsidP="00CB38CB">
      <w:del w:id="497" w:author="PC" w:date="2019-03-16T23:42:00Z">
        <w:r w:rsidRPr="00CB38CB" w:rsidDel="00883CE8">
          <w:rPr>
            <w:szCs w:val="24"/>
            <w:lang w:eastAsia="zh-CN"/>
          </w:rPr>
          <w:delText>D Are all necessary report specifications present and complete?</w:delText>
        </w:r>
      </w:del>
    </w:p>
    <w:sectPr w:rsidR="00CB38CB" w:rsidRPr="00CB38CB" w:rsidSect="00005920">
      <w:headerReference w:type="default" r:id="rId3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EFE" w:rsidRPr="005F23D7" w:rsidRDefault="009C6EFE" w:rsidP="009175D5">
      <w:pPr>
        <w:spacing w:line="240" w:lineRule="auto"/>
      </w:pPr>
      <w:r w:rsidRPr="005F23D7">
        <w:separator/>
      </w:r>
    </w:p>
    <w:p w:rsidR="009C6EFE" w:rsidRPr="005F23D7" w:rsidRDefault="009C6EFE"/>
  </w:endnote>
  <w:endnote w:type="continuationSeparator" w:id="0">
    <w:p w:rsidR="009C6EFE" w:rsidRPr="005F23D7" w:rsidRDefault="009C6EFE" w:rsidP="009175D5">
      <w:pPr>
        <w:spacing w:line="240" w:lineRule="auto"/>
      </w:pPr>
      <w:r w:rsidRPr="005F23D7">
        <w:continuationSeparator/>
      </w:r>
    </w:p>
    <w:p w:rsidR="009C6EFE" w:rsidRPr="005F23D7" w:rsidRDefault="009C6E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w:altName w:val="Bahnschrift Light"/>
    <w:charset w:val="00"/>
    <w:family w:val="swiss"/>
    <w:pitch w:val="variable"/>
    <w:sig w:usb0="A00002AF" w:usb1="4000205B" w:usb2="00000000" w:usb3="00000000" w:csb0="0000009F" w:csb1="00000000"/>
  </w:font>
  <w:font w:name="Z@RB77C.tmp">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Roboto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8CB" w:rsidRPr="005F23D7" w:rsidRDefault="00CB38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8CB" w:rsidRPr="005F23D7" w:rsidRDefault="00CB38CB">
    <w:pPr>
      <w:pStyle w:val="Footer"/>
      <w:jc w:val="center"/>
    </w:pPr>
    <w:r w:rsidRPr="005F23D7">
      <w:t xml:space="preserve">Copyright © 2013 by Karl Wiegers and </w:t>
    </w:r>
    <w:r>
      <w:t>Seilevel</w:t>
    </w:r>
    <w:r w:rsidRPr="005F23D7">
      <w:t>. Permission is granted to use and modify this document.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8CB" w:rsidRPr="005F23D7" w:rsidRDefault="00CB38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8CB" w:rsidRPr="005F23D7" w:rsidRDefault="00CB38CB" w:rsidP="00CA2467">
    <w:pPr>
      <w:pStyle w:val="Footer"/>
      <w:jc w:val="center"/>
    </w:pPr>
    <w:r w:rsidRPr="005F23D7">
      <w:t xml:space="preserve">Copyright © 2013 by Karl Wiegers and </w:t>
    </w:r>
    <w:r>
      <w:t>Seilevel</w:t>
    </w:r>
    <w:r w:rsidRPr="005F23D7">
      <w:t>. Permission is granted to use and modify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EFE" w:rsidRPr="005F23D7" w:rsidRDefault="009C6EFE" w:rsidP="009175D5">
      <w:pPr>
        <w:spacing w:line="240" w:lineRule="auto"/>
      </w:pPr>
      <w:r w:rsidRPr="005F23D7">
        <w:separator/>
      </w:r>
    </w:p>
    <w:p w:rsidR="009C6EFE" w:rsidRPr="005F23D7" w:rsidRDefault="009C6EFE"/>
  </w:footnote>
  <w:footnote w:type="continuationSeparator" w:id="0">
    <w:p w:rsidR="009C6EFE" w:rsidRPr="005F23D7" w:rsidRDefault="009C6EFE" w:rsidP="009175D5">
      <w:pPr>
        <w:spacing w:line="240" w:lineRule="auto"/>
      </w:pPr>
      <w:r w:rsidRPr="005F23D7">
        <w:continuationSeparator/>
      </w:r>
    </w:p>
    <w:p w:rsidR="009C6EFE" w:rsidRPr="005F23D7" w:rsidRDefault="009C6EF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8CB" w:rsidRPr="005F23D7" w:rsidRDefault="00CB38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8CB" w:rsidRPr="005F23D7" w:rsidRDefault="00CB38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8CB" w:rsidRPr="005F23D7" w:rsidRDefault="00CB38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8CB" w:rsidRPr="005F23D7" w:rsidRDefault="00CB38CB">
    <w:pPr>
      <w:pStyle w:val="Header"/>
    </w:pPr>
    <w:r w:rsidRPr="005F23D7">
      <w:t>Software</w:t>
    </w:r>
    <w:r w:rsidRPr="005F23D7">
      <w:rPr>
        <w:sz w:val="24"/>
      </w:rPr>
      <w:t xml:space="preserve"> </w:t>
    </w:r>
    <w:r w:rsidRPr="005F23D7">
      <w:t>Requirements Specification for &lt;Project&gt;</w:t>
    </w:r>
    <w:r w:rsidRPr="005F23D7">
      <w:tab/>
    </w:r>
    <w:r w:rsidRPr="005F23D7">
      <w:tab/>
      <w:t xml:space="preserve">Page </w:t>
    </w:r>
    <w:r>
      <w:rPr>
        <w:noProof/>
      </w:rPr>
      <w:fldChar w:fldCharType="begin"/>
    </w:r>
    <w:r>
      <w:rPr>
        <w:noProof/>
      </w:rPr>
      <w:instrText xml:space="preserve"> PAGE  \* MERGEFORMAT </w:instrText>
    </w:r>
    <w:r>
      <w:rPr>
        <w:noProof/>
      </w:rPr>
      <w:fldChar w:fldCharType="separate"/>
    </w:r>
    <w:r w:rsidR="000B780A">
      <w:rPr>
        <w:noProof/>
      </w:rPr>
      <w:t>ii</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8CB" w:rsidRPr="005F23D7" w:rsidRDefault="00CB38CB" w:rsidP="006059E7">
    <w:pPr>
      <w:pStyle w:val="Header"/>
      <w:tabs>
        <w:tab w:val="clear" w:pos="4680"/>
        <w:tab w:val="clear" w:pos="9360"/>
        <w:tab w:val="right" w:pos="9630"/>
      </w:tabs>
    </w:pPr>
    <w:r w:rsidRPr="005F23D7">
      <w:t>Software</w:t>
    </w:r>
    <w:r w:rsidRPr="005F23D7">
      <w:rPr>
        <w:sz w:val="24"/>
      </w:rPr>
      <w:t xml:space="preserve"> </w:t>
    </w:r>
    <w:r w:rsidRPr="005F23D7">
      <w:t>Requirements Specification for &lt;Project&gt;</w:t>
    </w:r>
    <w:r w:rsidRPr="005F23D7">
      <w:tab/>
      <w:t xml:space="preserve">Page </w:t>
    </w:r>
    <w:r>
      <w:rPr>
        <w:noProof/>
      </w:rPr>
      <w:fldChar w:fldCharType="begin"/>
    </w:r>
    <w:r>
      <w:rPr>
        <w:noProof/>
      </w:rPr>
      <w:instrText xml:space="preserve"> PAGE  \* MERGEFORMAT </w:instrText>
    </w:r>
    <w:r>
      <w:rPr>
        <w:noProof/>
      </w:rPr>
      <w:fldChar w:fldCharType="separate"/>
    </w:r>
    <w:r w:rsidR="000B780A">
      <w:rPr>
        <w:noProof/>
      </w:rPr>
      <w:t>3</w:t>
    </w:r>
    <w:r>
      <w:rPr>
        <w:noProof/>
      </w:rPr>
      <w:fldChar w:fldCharType="end"/>
    </w:r>
  </w:p>
  <w:p w:rsidR="00CB38CB" w:rsidRPr="005F23D7" w:rsidRDefault="00CB38C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CC09F1"/>
    <w:multiLevelType w:val="hybridMultilevel"/>
    <w:tmpl w:val="AF7A8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46652"/>
    <w:multiLevelType w:val="hybridMultilevel"/>
    <w:tmpl w:val="58205132"/>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266B1CD7"/>
    <w:multiLevelType w:val="hybridMultilevel"/>
    <w:tmpl w:val="35F20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23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81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EB17DEA"/>
    <w:multiLevelType w:val="hybridMultilevel"/>
    <w:tmpl w:val="D9BA4048"/>
    <w:lvl w:ilvl="0" w:tplc="E5D003B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37ED3DA7"/>
    <w:multiLevelType w:val="hybridMultilevel"/>
    <w:tmpl w:val="CDB430B6"/>
    <w:lvl w:ilvl="0" w:tplc="C972A288">
      <w:numFmt w:val="bullet"/>
      <w:lvlText w:val="-"/>
      <w:lvlJc w:val="left"/>
      <w:pPr>
        <w:ind w:left="720" w:hanging="360"/>
      </w:pPr>
      <w:rPr>
        <w:rFonts w:ascii="Cambria" w:eastAsia="Times New Roman"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A1FE1"/>
    <w:multiLevelType w:val="hybridMultilevel"/>
    <w:tmpl w:val="0F4C36EA"/>
    <w:lvl w:ilvl="0" w:tplc="27D0E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7D79E8"/>
    <w:multiLevelType w:val="hybridMultilevel"/>
    <w:tmpl w:val="0BB6A6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E6EDD"/>
    <w:multiLevelType w:val="hybridMultilevel"/>
    <w:tmpl w:val="74D2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62591"/>
    <w:multiLevelType w:val="hybridMultilevel"/>
    <w:tmpl w:val="9018916A"/>
    <w:lvl w:ilvl="0" w:tplc="1D50E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D7712F"/>
    <w:multiLevelType w:val="hybridMultilevel"/>
    <w:tmpl w:val="31806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DF7FF1"/>
    <w:multiLevelType w:val="hybridMultilevel"/>
    <w:tmpl w:val="5FF826C2"/>
    <w:lvl w:ilvl="0" w:tplc="4A54DFD2">
      <w:start w:val="1"/>
      <w:numFmt w:val="bullet"/>
      <w:pStyle w:val="InfoBlue"/>
      <w:lvlText w:val=""/>
      <w:lvlJc w:val="left"/>
      <w:pPr>
        <w:ind w:left="1593" w:hanging="360"/>
      </w:pPr>
      <w:rPr>
        <w:rFonts w:ascii="Symbol" w:hAnsi="Symbol" w:hint="default"/>
        <w:color w:val="auto"/>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13" w15:restartNumberingAfterBreak="0">
    <w:nsid w:val="5C4C2533"/>
    <w:multiLevelType w:val="hybridMultilevel"/>
    <w:tmpl w:val="AE821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E219C6"/>
    <w:multiLevelType w:val="hybridMultilevel"/>
    <w:tmpl w:val="1054B6A0"/>
    <w:lvl w:ilvl="0" w:tplc="A3D4733A">
      <w:start w:val="1"/>
      <w:numFmt w:val="bullet"/>
      <w:pStyle w:val="BullList"/>
      <w:lvlText w:val=""/>
      <w:lvlJc w:val="left"/>
      <w:pPr>
        <w:ind w:left="36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5" w15:restartNumberingAfterBreak="0">
    <w:nsid w:val="6A93601B"/>
    <w:multiLevelType w:val="hybridMultilevel"/>
    <w:tmpl w:val="8D601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A8F1F21"/>
    <w:multiLevelType w:val="hybridMultilevel"/>
    <w:tmpl w:val="2EE09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BC43FE"/>
    <w:multiLevelType w:val="hybridMultilevel"/>
    <w:tmpl w:val="16203596"/>
    <w:lvl w:ilvl="0" w:tplc="DB12E96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7BDC701D"/>
    <w:multiLevelType w:val="hybridMultilevel"/>
    <w:tmpl w:val="658AD49C"/>
    <w:lvl w:ilvl="0" w:tplc="E6F25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9"/>
  </w:num>
  <w:num w:numId="4">
    <w:abstractNumId w:val="12"/>
  </w:num>
  <w:num w:numId="5">
    <w:abstractNumId w:val="15"/>
  </w:num>
  <w:num w:numId="6">
    <w:abstractNumId w:val="16"/>
  </w:num>
  <w:num w:numId="7">
    <w:abstractNumId w:val="4"/>
  </w:num>
  <w:num w:numId="8">
    <w:abstractNumId w:val="6"/>
  </w:num>
  <w:num w:numId="9">
    <w:abstractNumId w:val="1"/>
  </w:num>
  <w:num w:numId="10">
    <w:abstractNumId w:val="11"/>
  </w:num>
  <w:num w:numId="11">
    <w:abstractNumId w:val="7"/>
  </w:num>
  <w:num w:numId="12">
    <w:abstractNumId w:val="17"/>
  </w:num>
  <w:num w:numId="13">
    <w:abstractNumId w:val="5"/>
  </w:num>
  <w:num w:numId="14">
    <w:abstractNumId w:val="18"/>
  </w:num>
  <w:num w:numId="15">
    <w:abstractNumId w:val="10"/>
  </w:num>
  <w:num w:numId="16">
    <w:abstractNumId w:val="3"/>
  </w:num>
  <w:num w:numId="17">
    <w:abstractNumId w:val="13"/>
  </w:num>
  <w:num w:numId="18">
    <w:abstractNumId w:val="2"/>
  </w:num>
  <w:num w:numId="1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
    <w15:presenceInfo w15:providerId="Windows Live" w15:userId="9466028fa937b0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docVars>
    <w:docVar w:name="dgnword-docGUID" w:val="{A9730EFD-13EF-48A7-93FC-AA355A47A7FF}"/>
    <w:docVar w:name="dgnword-eventsink" w:val="68562464"/>
  </w:docVars>
  <w:rsids>
    <w:rsidRoot w:val="00772247"/>
    <w:rsid w:val="00005920"/>
    <w:rsid w:val="00035B47"/>
    <w:rsid w:val="00042244"/>
    <w:rsid w:val="00052274"/>
    <w:rsid w:val="00083325"/>
    <w:rsid w:val="000B4469"/>
    <w:rsid w:val="000B6CDA"/>
    <w:rsid w:val="000B71BD"/>
    <w:rsid w:val="000B780A"/>
    <w:rsid w:val="00104C80"/>
    <w:rsid w:val="00106D6F"/>
    <w:rsid w:val="00136EA3"/>
    <w:rsid w:val="001B7C9D"/>
    <w:rsid w:val="001C16EF"/>
    <w:rsid w:val="002317F8"/>
    <w:rsid w:val="00261530"/>
    <w:rsid w:val="0026483C"/>
    <w:rsid w:val="002906CC"/>
    <w:rsid w:val="002A5E51"/>
    <w:rsid w:val="002C53B8"/>
    <w:rsid w:val="002D2FB7"/>
    <w:rsid w:val="00310C4B"/>
    <w:rsid w:val="0035503F"/>
    <w:rsid w:val="0042261E"/>
    <w:rsid w:val="004345B6"/>
    <w:rsid w:val="00451BB8"/>
    <w:rsid w:val="00496E95"/>
    <w:rsid w:val="004C0111"/>
    <w:rsid w:val="004F30EB"/>
    <w:rsid w:val="00531AD8"/>
    <w:rsid w:val="0054599A"/>
    <w:rsid w:val="00550949"/>
    <w:rsid w:val="00550B12"/>
    <w:rsid w:val="005512DA"/>
    <w:rsid w:val="005703CA"/>
    <w:rsid w:val="00594F13"/>
    <w:rsid w:val="005A6070"/>
    <w:rsid w:val="005F23D7"/>
    <w:rsid w:val="006059E7"/>
    <w:rsid w:val="00656215"/>
    <w:rsid w:val="0066047F"/>
    <w:rsid w:val="006A7106"/>
    <w:rsid w:val="006E36B4"/>
    <w:rsid w:val="00701FB2"/>
    <w:rsid w:val="0072032D"/>
    <w:rsid w:val="00727871"/>
    <w:rsid w:val="00727C46"/>
    <w:rsid w:val="00757E14"/>
    <w:rsid w:val="00772247"/>
    <w:rsid w:val="00794B7C"/>
    <w:rsid w:val="007C7040"/>
    <w:rsid w:val="007F21D9"/>
    <w:rsid w:val="0080780C"/>
    <w:rsid w:val="00854BB8"/>
    <w:rsid w:val="00883CE8"/>
    <w:rsid w:val="008E0F34"/>
    <w:rsid w:val="00907D6A"/>
    <w:rsid w:val="00917297"/>
    <w:rsid w:val="009175D5"/>
    <w:rsid w:val="00941BD7"/>
    <w:rsid w:val="0095790C"/>
    <w:rsid w:val="0099135A"/>
    <w:rsid w:val="009A2A86"/>
    <w:rsid w:val="009A3284"/>
    <w:rsid w:val="009B0FD7"/>
    <w:rsid w:val="009C39B4"/>
    <w:rsid w:val="009C6EFE"/>
    <w:rsid w:val="009F042D"/>
    <w:rsid w:val="009F7184"/>
    <w:rsid w:val="009F7BDD"/>
    <w:rsid w:val="00A4735A"/>
    <w:rsid w:val="00A66F5D"/>
    <w:rsid w:val="00A90583"/>
    <w:rsid w:val="00AA2FEA"/>
    <w:rsid w:val="00AA7F70"/>
    <w:rsid w:val="00AE00A6"/>
    <w:rsid w:val="00AE17C0"/>
    <w:rsid w:val="00B04958"/>
    <w:rsid w:val="00B34293"/>
    <w:rsid w:val="00B35583"/>
    <w:rsid w:val="00B62E41"/>
    <w:rsid w:val="00B82C76"/>
    <w:rsid w:val="00BC2175"/>
    <w:rsid w:val="00BE0A27"/>
    <w:rsid w:val="00BF487F"/>
    <w:rsid w:val="00BF4CD4"/>
    <w:rsid w:val="00C051ED"/>
    <w:rsid w:val="00C10251"/>
    <w:rsid w:val="00C44E3E"/>
    <w:rsid w:val="00C64FA8"/>
    <w:rsid w:val="00CA2467"/>
    <w:rsid w:val="00CA27C7"/>
    <w:rsid w:val="00CA490D"/>
    <w:rsid w:val="00CA736B"/>
    <w:rsid w:val="00CB1F3E"/>
    <w:rsid w:val="00CB38CB"/>
    <w:rsid w:val="00CC5737"/>
    <w:rsid w:val="00CE499F"/>
    <w:rsid w:val="00CE51BF"/>
    <w:rsid w:val="00CF2617"/>
    <w:rsid w:val="00CF5B5A"/>
    <w:rsid w:val="00D01E44"/>
    <w:rsid w:val="00D14C3D"/>
    <w:rsid w:val="00D33E05"/>
    <w:rsid w:val="00D7352E"/>
    <w:rsid w:val="00D7479E"/>
    <w:rsid w:val="00D75BAB"/>
    <w:rsid w:val="00DA2C86"/>
    <w:rsid w:val="00DB40EA"/>
    <w:rsid w:val="00E25ADD"/>
    <w:rsid w:val="00EB436A"/>
    <w:rsid w:val="00EC78BE"/>
    <w:rsid w:val="00ED50CB"/>
    <w:rsid w:val="00EF5B8F"/>
    <w:rsid w:val="00F22C7B"/>
    <w:rsid w:val="00F33D2A"/>
    <w:rsid w:val="00F4165D"/>
    <w:rsid w:val="00F868F3"/>
    <w:rsid w:val="00FB463B"/>
    <w:rsid w:val="00FB659F"/>
    <w:rsid w:val="00FD0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011A3C"/>
  <w15:docId w15:val="{174B385C-8462-4F7A-B3DB-9C53069D9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920"/>
    <w:pPr>
      <w:spacing w:line="240" w:lineRule="exact"/>
    </w:pPr>
    <w:rPr>
      <w:sz w:val="24"/>
    </w:rPr>
  </w:style>
  <w:style w:type="paragraph" w:styleId="Heading1">
    <w:name w:val="heading 1"/>
    <w:basedOn w:val="Normal"/>
    <w:next w:val="Normal"/>
    <w:qFormat/>
    <w:rsid w:val="00005920"/>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005920"/>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005920"/>
    <w:pPr>
      <w:numPr>
        <w:ilvl w:val="2"/>
        <w:numId w:val="1"/>
      </w:numPr>
      <w:spacing w:before="240" w:after="240"/>
      <w:outlineLvl w:val="2"/>
    </w:pPr>
    <w:rPr>
      <w:b/>
    </w:rPr>
  </w:style>
  <w:style w:type="paragraph" w:styleId="Heading4">
    <w:name w:val="heading 4"/>
    <w:basedOn w:val="Normal"/>
    <w:next w:val="Normal"/>
    <w:qFormat/>
    <w:rsid w:val="00005920"/>
    <w:pPr>
      <w:keepNext/>
      <w:numPr>
        <w:ilvl w:val="3"/>
        <w:numId w:val="1"/>
      </w:numPr>
      <w:spacing w:before="240" w:after="60" w:line="220" w:lineRule="exact"/>
      <w:jc w:val="both"/>
      <w:outlineLvl w:val="3"/>
    </w:pPr>
    <w:rPr>
      <w:b/>
      <w:i/>
      <w:sz w:val="22"/>
    </w:rPr>
  </w:style>
  <w:style w:type="paragraph" w:styleId="Heading5">
    <w:name w:val="heading 5"/>
    <w:basedOn w:val="Normal"/>
    <w:next w:val="Normal"/>
    <w:qFormat/>
    <w:rsid w:val="00005920"/>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005920"/>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005920"/>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005920"/>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005920"/>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005920"/>
    <w:pPr>
      <w:tabs>
        <w:tab w:val="center" w:pos="4680"/>
        <w:tab w:val="right" w:pos="9360"/>
      </w:tabs>
    </w:pPr>
    <w:rPr>
      <w:b/>
      <w:i/>
      <w:sz w:val="20"/>
    </w:rPr>
  </w:style>
  <w:style w:type="paragraph" w:styleId="Header">
    <w:name w:val="header"/>
    <w:basedOn w:val="Normal"/>
    <w:rsid w:val="00005920"/>
    <w:pPr>
      <w:tabs>
        <w:tab w:val="center" w:pos="4680"/>
        <w:tab w:val="right" w:pos="9360"/>
      </w:tabs>
    </w:pPr>
    <w:rPr>
      <w:b/>
      <w:i/>
      <w:sz w:val="20"/>
    </w:rPr>
  </w:style>
  <w:style w:type="paragraph" w:styleId="TOC1">
    <w:name w:val="toc 1"/>
    <w:basedOn w:val="Normal"/>
    <w:next w:val="Normal"/>
    <w:uiPriority w:val="39"/>
    <w:rsid w:val="00005920"/>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05920"/>
    <w:pPr>
      <w:tabs>
        <w:tab w:val="right" w:leader="dot" w:pos="9360"/>
      </w:tabs>
      <w:spacing w:line="220" w:lineRule="exact"/>
      <w:ind w:left="270"/>
      <w:jc w:val="both"/>
    </w:pPr>
    <w:rPr>
      <w:sz w:val="22"/>
    </w:rPr>
  </w:style>
  <w:style w:type="paragraph" w:styleId="Title">
    <w:name w:val="Title"/>
    <w:basedOn w:val="Normal"/>
    <w:qFormat/>
    <w:rsid w:val="00005920"/>
    <w:pPr>
      <w:spacing w:before="240" w:after="720" w:line="240" w:lineRule="auto"/>
      <w:jc w:val="right"/>
    </w:pPr>
    <w:rPr>
      <w:rFonts w:ascii="Arial" w:hAnsi="Arial"/>
      <w:b/>
      <w:kern w:val="28"/>
      <w:sz w:val="64"/>
    </w:rPr>
  </w:style>
  <w:style w:type="paragraph" w:customStyle="1" w:styleId="TOCEntry">
    <w:name w:val="TOCEntry"/>
    <w:basedOn w:val="Normal"/>
    <w:rsid w:val="00005920"/>
    <w:pPr>
      <w:keepNext/>
      <w:keepLines/>
      <w:spacing w:before="120" w:after="240" w:line="240" w:lineRule="atLeast"/>
    </w:pPr>
    <w:rPr>
      <w:b/>
      <w:sz w:val="36"/>
    </w:rPr>
  </w:style>
  <w:style w:type="paragraph" w:styleId="TOC3">
    <w:name w:val="toc 3"/>
    <w:basedOn w:val="Normal"/>
    <w:next w:val="Normal"/>
    <w:semiHidden/>
    <w:rsid w:val="00005920"/>
    <w:pPr>
      <w:tabs>
        <w:tab w:val="left" w:pos="1200"/>
        <w:tab w:val="right" w:leader="dot" w:pos="9360"/>
      </w:tabs>
      <w:ind w:left="480"/>
    </w:pPr>
    <w:rPr>
      <w:noProof/>
      <w:sz w:val="22"/>
    </w:rPr>
  </w:style>
  <w:style w:type="paragraph" w:styleId="TOC4">
    <w:name w:val="toc 4"/>
    <w:basedOn w:val="Normal"/>
    <w:next w:val="Normal"/>
    <w:semiHidden/>
    <w:rsid w:val="00005920"/>
    <w:pPr>
      <w:tabs>
        <w:tab w:val="right" w:leader="dot" w:pos="9360"/>
      </w:tabs>
      <w:ind w:left="720"/>
    </w:pPr>
  </w:style>
  <w:style w:type="paragraph" w:styleId="TOC5">
    <w:name w:val="toc 5"/>
    <w:basedOn w:val="Normal"/>
    <w:next w:val="Normal"/>
    <w:semiHidden/>
    <w:rsid w:val="00005920"/>
    <w:pPr>
      <w:tabs>
        <w:tab w:val="right" w:leader="dot" w:pos="9360"/>
      </w:tabs>
      <w:ind w:left="960"/>
    </w:pPr>
  </w:style>
  <w:style w:type="paragraph" w:styleId="TOC6">
    <w:name w:val="toc 6"/>
    <w:basedOn w:val="Normal"/>
    <w:next w:val="Normal"/>
    <w:semiHidden/>
    <w:rsid w:val="00005920"/>
    <w:pPr>
      <w:tabs>
        <w:tab w:val="right" w:leader="dot" w:pos="9360"/>
      </w:tabs>
      <w:ind w:left="1200"/>
    </w:pPr>
  </w:style>
  <w:style w:type="paragraph" w:styleId="TOC7">
    <w:name w:val="toc 7"/>
    <w:basedOn w:val="Normal"/>
    <w:next w:val="Normal"/>
    <w:semiHidden/>
    <w:rsid w:val="00005920"/>
    <w:pPr>
      <w:tabs>
        <w:tab w:val="right" w:leader="dot" w:pos="9360"/>
      </w:tabs>
      <w:ind w:left="1440"/>
    </w:pPr>
  </w:style>
  <w:style w:type="paragraph" w:styleId="TOC8">
    <w:name w:val="toc 8"/>
    <w:basedOn w:val="Normal"/>
    <w:next w:val="Normal"/>
    <w:semiHidden/>
    <w:rsid w:val="00005920"/>
    <w:pPr>
      <w:tabs>
        <w:tab w:val="right" w:leader="dot" w:pos="9360"/>
      </w:tabs>
      <w:ind w:left="1680"/>
    </w:pPr>
  </w:style>
  <w:style w:type="paragraph" w:styleId="TO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Heading3"/>
    <w:rsid w:val="00BC2175"/>
    <w:pPr>
      <w:numPr>
        <w:ilvl w:val="0"/>
        <w:numId w:val="0"/>
      </w:numPr>
      <w:ind w:left="720"/>
    </w:pPr>
    <w:rPr>
      <w:rFonts w:ascii="Arial" w:hAnsi="Arial" w:cs="Arial"/>
      <w:b w:val="0"/>
      <w:i/>
      <w:sz w:val="22"/>
      <w:szCs w:val="22"/>
    </w:rPr>
  </w:style>
  <w:style w:type="paragraph" w:customStyle="1" w:styleId="ByLine">
    <w:name w:val="ByLine"/>
    <w:basedOn w:val="Title"/>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itle"/>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numPr>
        <w:numId w:val="2"/>
      </w:numPr>
      <w:autoSpaceDE w:val="0"/>
      <w:autoSpaceDN w:val="0"/>
      <w:adjustRightInd w:val="0"/>
      <w:spacing w:after="140" w:line="260" w:lineRule="exact"/>
      <w:ind w:left="1051"/>
      <w:textAlignment w:val="baseline"/>
    </w:pPr>
    <w:rPr>
      <w:rFonts w:ascii="Segoe" w:eastAsia="Z@RB77C.tmp" w:hAnsi="Segoe" w:cs="Segoe"/>
      <w:color w:val="000000"/>
      <w:sz w:val="18"/>
      <w:szCs w:val="19"/>
    </w:rPr>
  </w:style>
  <w:style w:type="table" w:styleId="TableGrid">
    <w:name w:val="Table Grid"/>
    <w:basedOn w:val="TableNormal"/>
    <w:uiPriority w:val="39"/>
    <w:rsid w:val="004345B6"/>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7C46"/>
    <w:pPr>
      <w:ind w:left="720"/>
      <w:contextualSpacing/>
    </w:pPr>
  </w:style>
  <w:style w:type="paragraph" w:customStyle="1" w:styleId="InfoBlue">
    <w:name w:val="InfoBlue"/>
    <w:basedOn w:val="Normal"/>
    <w:next w:val="BodyText"/>
    <w:autoRedefine/>
    <w:rsid w:val="00727C46"/>
    <w:pPr>
      <w:widowControl w:val="0"/>
      <w:numPr>
        <w:numId w:val="4"/>
      </w:numPr>
      <w:spacing w:after="120" w:line="240" w:lineRule="atLeast"/>
      <w:ind w:right="-421"/>
      <w:jc w:val="both"/>
    </w:pPr>
    <w:rPr>
      <w:bCs/>
      <w:sz w:val="40"/>
      <w:szCs w:val="40"/>
    </w:rPr>
  </w:style>
  <w:style w:type="paragraph" w:styleId="BodyText">
    <w:name w:val="Body Text"/>
    <w:basedOn w:val="Normal"/>
    <w:link w:val="BodyTextChar"/>
    <w:uiPriority w:val="99"/>
    <w:semiHidden/>
    <w:unhideWhenUsed/>
    <w:rsid w:val="00727C46"/>
    <w:pPr>
      <w:spacing w:after="120"/>
    </w:pPr>
  </w:style>
  <w:style w:type="character" w:customStyle="1" w:styleId="BodyTextChar">
    <w:name w:val="Body Text Char"/>
    <w:basedOn w:val="DefaultParagraphFont"/>
    <w:link w:val="BodyText"/>
    <w:uiPriority w:val="99"/>
    <w:semiHidden/>
    <w:rsid w:val="00727C46"/>
    <w:rPr>
      <w:sz w:val="24"/>
    </w:rPr>
  </w:style>
  <w:style w:type="paragraph" w:styleId="HTMLPreformatted">
    <w:name w:val="HTML Preformatted"/>
    <w:basedOn w:val="Normal"/>
    <w:link w:val="HTMLPreformattedChar"/>
    <w:uiPriority w:val="99"/>
    <w:semiHidden/>
    <w:unhideWhenUsed/>
    <w:rsid w:val="006A7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eastAsia="zh-CN"/>
    </w:rPr>
  </w:style>
  <w:style w:type="character" w:customStyle="1" w:styleId="HTMLPreformattedChar">
    <w:name w:val="HTML Preformatted Char"/>
    <w:basedOn w:val="DefaultParagraphFont"/>
    <w:link w:val="HTMLPreformatted"/>
    <w:uiPriority w:val="99"/>
    <w:semiHidden/>
    <w:rsid w:val="006A7106"/>
    <w:rPr>
      <w:rFonts w:ascii="Courier New" w:hAnsi="Courier New" w:cs="Courier New"/>
      <w:lang w:eastAsia="zh-CN"/>
    </w:rPr>
  </w:style>
  <w:style w:type="character" w:customStyle="1" w:styleId="Heading2Char">
    <w:name w:val="Heading 2 Char"/>
    <w:basedOn w:val="DefaultParagraphFont"/>
    <w:link w:val="Heading2"/>
    <w:rsid w:val="0035503F"/>
    <w:rPr>
      <w:b/>
      <w:sz w:val="28"/>
    </w:rPr>
  </w:style>
  <w:style w:type="character" w:customStyle="1" w:styleId="Heading3Char">
    <w:name w:val="Heading 3 Char"/>
    <w:basedOn w:val="DefaultParagraphFont"/>
    <w:link w:val="Heading3"/>
    <w:rsid w:val="0035503F"/>
    <w:rPr>
      <w:b/>
      <w:sz w:val="24"/>
    </w:rPr>
  </w:style>
  <w:style w:type="paragraph" w:styleId="NoSpacing">
    <w:name w:val="No Spacing"/>
    <w:uiPriority w:val="1"/>
    <w:qFormat/>
    <w:rsid w:val="00DA2C86"/>
    <w:rPr>
      <w:sz w:val="24"/>
    </w:rPr>
  </w:style>
  <w:style w:type="paragraph" w:styleId="NormalWeb">
    <w:name w:val="Normal (Web)"/>
    <w:basedOn w:val="Normal"/>
    <w:uiPriority w:val="99"/>
    <w:semiHidden/>
    <w:unhideWhenUsed/>
    <w:rsid w:val="00CB38CB"/>
    <w:pPr>
      <w:spacing w:before="100" w:beforeAutospacing="1" w:after="100" w:afterAutospacing="1" w:line="240" w:lineRule="auto"/>
    </w:pPr>
    <w:rPr>
      <w:szCs w:val="24"/>
      <w:lang w:eastAsia="zh-CN"/>
    </w:rPr>
  </w:style>
  <w:style w:type="paragraph" w:styleId="BalloonText">
    <w:name w:val="Balloon Text"/>
    <w:basedOn w:val="Normal"/>
    <w:link w:val="BalloonTextChar"/>
    <w:uiPriority w:val="99"/>
    <w:semiHidden/>
    <w:unhideWhenUsed/>
    <w:rsid w:val="0072032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3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775315">
      <w:bodyDiv w:val="1"/>
      <w:marLeft w:val="0"/>
      <w:marRight w:val="0"/>
      <w:marTop w:val="0"/>
      <w:marBottom w:val="0"/>
      <w:divBdr>
        <w:top w:val="none" w:sz="0" w:space="0" w:color="auto"/>
        <w:left w:val="none" w:sz="0" w:space="0" w:color="auto"/>
        <w:bottom w:val="none" w:sz="0" w:space="0" w:color="auto"/>
        <w:right w:val="none" w:sz="0" w:space="0" w:color="auto"/>
      </w:divBdr>
    </w:div>
    <w:div w:id="619262429">
      <w:bodyDiv w:val="1"/>
      <w:marLeft w:val="0"/>
      <w:marRight w:val="0"/>
      <w:marTop w:val="0"/>
      <w:marBottom w:val="0"/>
      <w:divBdr>
        <w:top w:val="none" w:sz="0" w:space="0" w:color="auto"/>
        <w:left w:val="none" w:sz="0" w:space="0" w:color="auto"/>
        <w:bottom w:val="none" w:sz="0" w:space="0" w:color="auto"/>
        <w:right w:val="none" w:sz="0" w:space="0" w:color="auto"/>
      </w:divBdr>
    </w:div>
    <w:div w:id="1332223736">
      <w:bodyDiv w:val="1"/>
      <w:marLeft w:val="0"/>
      <w:marRight w:val="0"/>
      <w:marTop w:val="0"/>
      <w:marBottom w:val="0"/>
      <w:divBdr>
        <w:top w:val="none" w:sz="0" w:space="0" w:color="auto"/>
        <w:left w:val="none" w:sz="0" w:space="0" w:color="auto"/>
        <w:bottom w:val="none" w:sz="0" w:space="0" w:color="auto"/>
        <w:right w:val="none" w:sz="0" w:space="0" w:color="auto"/>
      </w:divBdr>
    </w:div>
    <w:div w:id="1477530484">
      <w:bodyDiv w:val="1"/>
      <w:marLeft w:val="0"/>
      <w:marRight w:val="0"/>
      <w:marTop w:val="0"/>
      <w:marBottom w:val="0"/>
      <w:divBdr>
        <w:top w:val="none" w:sz="0" w:space="0" w:color="auto"/>
        <w:left w:val="none" w:sz="0" w:space="0" w:color="auto"/>
        <w:bottom w:val="none" w:sz="0" w:space="0" w:color="auto"/>
        <w:right w:val="none" w:sz="0" w:space="0" w:color="auto"/>
      </w:divBdr>
    </w:div>
    <w:div w:id="206124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35E124-2BCC-4633-9074-3F61B0AC7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32</Pages>
  <Words>3959</Words>
  <Characters>22570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Karl Wiegers</dc:creator>
  <cp:lastModifiedBy>PC</cp:lastModifiedBy>
  <cp:revision>50</cp:revision>
  <cp:lastPrinted>2013-04-02T03:00:00Z</cp:lastPrinted>
  <dcterms:created xsi:type="dcterms:W3CDTF">2013-04-02T02:33:00Z</dcterms:created>
  <dcterms:modified xsi:type="dcterms:W3CDTF">2019-03-16T16:52:00Z</dcterms:modified>
</cp:coreProperties>
</file>